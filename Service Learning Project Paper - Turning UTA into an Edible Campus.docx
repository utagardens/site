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5D9AB" w14:textId="066C1D29" w:rsidR="34975307" w:rsidRPr="00D54BA6" w:rsidRDefault="794C662A" w:rsidP="00B40E0A">
      <w:pPr>
        <w:spacing w:line="480" w:lineRule="auto"/>
        <w:jc w:val="center"/>
      </w:pPr>
      <w:r>
        <w:rPr>
          <w:noProof/>
        </w:rPr>
        <w:drawing>
          <wp:anchor distT="0" distB="0" distL="114300" distR="114300" simplePos="0" relativeHeight="251659266" behindDoc="1" locked="0" layoutInCell="1" allowOverlap="1" wp14:anchorId="640786F9" wp14:editId="322B0C1C">
            <wp:simplePos x="0" y="0"/>
            <wp:positionH relativeFrom="column">
              <wp:posOffset>-411480</wp:posOffset>
            </wp:positionH>
            <wp:positionV relativeFrom="paragraph">
              <wp:posOffset>-906780</wp:posOffset>
            </wp:positionV>
            <wp:extent cx="6720840" cy="10036002"/>
            <wp:effectExtent l="0" t="0" r="3810" b="3810"/>
            <wp:wrapNone/>
            <wp:docPr id="1822205264" name="Picture 182220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0840" cy="10036002"/>
                    </a:xfrm>
                    <a:prstGeom prst="rect">
                      <a:avLst/>
                    </a:prstGeom>
                  </pic:spPr>
                </pic:pic>
              </a:graphicData>
            </a:graphic>
            <wp14:sizeRelH relativeFrom="margin">
              <wp14:pctWidth>0</wp14:pctWidth>
            </wp14:sizeRelH>
            <wp14:sizeRelV relativeFrom="margin">
              <wp14:pctHeight>0</wp14:pctHeight>
            </wp14:sizeRelV>
          </wp:anchor>
        </w:drawing>
      </w:r>
    </w:p>
    <w:p w14:paraId="74D4E2C2" w14:textId="1D481ABF" w:rsidR="1D2C8E56" w:rsidRPr="00D54BA6" w:rsidRDefault="1D2C8E56" w:rsidP="00877791">
      <w:pPr>
        <w:spacing w:line="480" w:lineRule="auto"/>
        <w:jc w:val="center"/>
        <w:rPr>
          <w:rFonts w:ascii="Times New Roman" w:eastAsia="Times New Roman" w:hAnsi="Times New Roman" w:cs="Times New Roman"/>
          <w:color w:val="000000" w:themeColor="text1"/>
          <w:sz w:val="24"/>
          <w:szCs w:val="24"/>
        </w:rPr>
      </w:pPr>
      <w:r w:rsidRPr="00D54BA6">
        <w:rPr>
          <w:rFonts w:ascii="Times New Roman" w:eastAsia="Times New Roman" w:hAnsi="Times New Roman" w:cs="Times New Roman"/>
          <w:sz w:val="24"/>
          <w:szCs w:val="24"/>
        </w:rPr>
        <w:br w:type="page"/>
      </w:r>
      <w:r w:rsidR="64006774" w:rsidRPr="1D2C8E56">
        <w:rPr>
          <w:rFonts w:ascii="Times New Roman" w:eastAsia="Times New Roman" w:hAnsi="Times New Roman" w:cs="Times New Roman"/>
          <w:b/>
          <w:bCs/>
          <w:color w:val="000000" w:themeColor="text1"/>
          <w:sz w:val="24"/>
          <w:szCs w:val="24"/>
        </w:rPr>
        <w:lastRenderedPageBreak/>
        <w:t>W</w:t>
      </w:r>
      <w:r w:rsidR="1D2A1D9E" w:rsidRPr="1D2C8E56">
        <w:rPr>
          <w:rFonts w:ascii="Times New Roman" w:eastAsia="Times New Roman" w:hAnsi="Times New Roman" w:cs="Times New Roman"/>
          <w:b/>
          <w:bCs/>
          <w:color w:val="000000" w:themeColor="text1"/>
          <w:sz w:val="24"/>
          <w:szCs w:val="24"/>
        </w:rPr>
        <w:t>ritten By:</w:t>
      </w:r>
    </w:p>
    <w:tbl>
      <w:tblPr>
        <w:tblStyle w:val="TableGridLight"/>
        <w:tblW w:w="0" w:type="auto"/>
        <w:jc w:val="center"/>
        <w:tblBorders>
          <w:top w:val="none" w:sz="4" w:space="0" w:color="BFBFBF" w:themeColor="background1" w:themeShade="BF"/>
          <w:left w:val="none" w:sz="4" w:space="0" w:color="BFBFBF" w:themeColor="background1" w:themeShade="BF"/>
          <w:bottom w:val="none" w:sz="4" w:space="0" w:color="BFBFBF" w:themeColor="background1" w:themeShade="BF"/>
          <w:right w:val="none" w:sz="4" w:space="0" w:color="BFBFBF" w:themeColor="background1" w:themeShade="BF"/>
          <w:insideH w:val="none" w:sz="4" w:space="0" w:color="BFBFBF" w:themeColor="background1" w:themeShade="BF"/>
          <w:insideV w:val="none" w:sz="4" w:space="0" w:color="BFBFBF" w:themeColor="background1" w:themeShade="BF"/>
        </w:tblBorders>
        <w:tblLayout w:type="fixed"/>
        <w:tblLook w:val="06A0" w:firstRow="1" w:lastRow="0" w:firstColumn="1" w:lastColumn="0" w:noHBand="1" w:noVBand="1"/>
      </w:tblPr>
      <w:tblGrid>
        <w:gridCol w:w="4680"/>
        <w:gridCol w:w="4680"/>
      </w:tblGrid>
      <w:tr w:rsidR="1D2C8E56" w:rsidRPr="00D54BA6" w14:paraId="51993504" w14:textId="77777777" w:rsidTr="1D2C8E56">
        <w:trPr>
          <w:jc w:val="center"/>
        </w:trPr>
        <w:tc>
          <w:tcPr>
            <w:tcW w:w="4680" w:type="dxa"/>
            <w:vAlign w:val="center"/>
          </w:tcPr>
          <w:p w14:paraId="792D70F1" w14:textId="6CB5E5BD"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Faith Beene</w:t>
            </w:r>
          </w:p>
        </w:tc>
        <w:tc>
          <w:tcPr>
            <w:tcW w:w="4680" w:type="dxa"/>
            <w:vAlign w:val="center"/>
          </w:tcPr>
          <w:p w14:paraId="37AC792D" w14:textId="73380F19"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Audrey Miller</w:t>
            </w:r>
          </w:p>
        </w:tc>
      </w:tr>
      <w:tr w:rsidR="1D2C8E56" w:rsidRPr="00D54BA6" w14:paraId="4D0CA994" w14:textId="77777777" w:rsidTr="1D2C8E56">
        <w:trPr>
          <w:jc w:val="center"/>
        </w:trPr>
        <w:tc>
          <w:tcPr>
            <w:tcW w:w="4680" w:type="dxa"/>
            <w:vAlign w:val="center"/>
          </w:tcPr>
          <w:p w14:paraId="58F2D002" w14:textId="6D72DF40"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Aindrila Bhattacharya</w:t>
            </w:r>
          </w:p>
        </w:tc>
        <w:tc>
          <w:tcPr>
            <w:tcW w:w="4680" w:type="dxa"/>
            <w:vAlign w:val="center"/>
          </w:tcPr>
          <w:p w14:paraId="6206DA88" w14:textId="26EE818F"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Christine Park</w:t>
            </w:r>
          </w:p>
        </w:tc>
      </w:tr>
      <w:tr w:rsidR="1D2C8E56" w:rsidRPr="00D54BA6" w14:paraId="19222C0C" w14:textId="77777777" w:rsidTr="1D2C8E56">
        <w:trPr>
          <w:jc w:val="center"/>
        </w:trPr>
        <w:tc>
          <w:tcPr>
            <w:tcW w:w="4680" w:type="dxa"/>
            <w:vAlign w:val="center"/>
          </w:tcPr>
          <w:p w14:paraId="44D427FC" w14:textId="4064A3FE"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Hannah Brantley</w:t>
            </w:r>
          </w:p>
        </w:tc>
        <w:tc>
          <w:tcPr>
            <w:tcW w:w="4680" w:type="dxa"/>
            <w:vAlign w:val="center"/>
          </w:tcPr>
          <w:p w14:paraId="730883AB" w14:textId="1E85B9AF"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Alexis Pedraza</w:t>
            </w:r>
          </w:p>
        </w:tc>
      </w:tr>
      <w:tr w:rsidR="1D2C8E56" w:rsidRPr="00D54BA6" w14:paraId="56771105" w14:textId="77777777" w:rsidTr="1D2C8E56">
        <w:trPr>
          <w:jc w:val="center"/>
        </w:trPr>
        <w:tc>
          <w:tcPr>
            <w:tcW w:w="4680" w:type="dxa"/>
            <w:vAlign w:val="center"/>
          </w:tcPr>
          <w:p w14:paraId="2B7C1B39" w14:textId="78A5EC05"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Aarti Darji</w:t>
            </w:r>
          </w:p>
        </w:tc>
        <w:tc>
          <w:tcPr>
            <w:tcW w:w="4680" w:type="dxa"/>
            <w:vAlign w:val="center"/>
          </w:tcPr>
          <w:p w14:paraId="6EF6366D" w14:textId="0700BE41"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Kiersten Powell</w:t>
            </w:r>
          </w:p>
        </w:tc>
      </w:tr>
      <w:tr w:rsidR="1D2C8E56" w:rsidRPr="00D54BA6" w14:paraId="3AF9B4EB" w14:textId="77777777" w:rsidTr="1D2C8E56">
        <w:trPr>
          <w:jc w:val="center"/>
        </w:trPr>
        <w:tc>
          <w:tcPr>
            <w:tcW w:w="4680" w:type="dxa"/>
            <w:vAlign w:val="center"/>
          </w:tcPr>
          <w:p w14:paraId="104B2DAC" w14:textId="773EB68C"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Alexander Ginter</w:t>
            </w:r>
          </w:p>
        </w:tc>
        <w:tc>
          <w:tcPr>
            <w:tcW w:w="4680" w:type="dxa"/>
            <w:vAlign w:val="center"/>
          </w:tcPr>
          <w:p w14:paraId="1DFAA6C7" w14:textId="68D24F35"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Trevor Reigh</w:t>
            </w:r>
          </w:p>
        </w:tc>
      </w:tr>
      <w:tr w:rsidR="1D2C8E56" w:rsidRPr="00D54BA6" w14:paraId="5A6DFC6E" w14:textId="77777777" w:rsidTr="1D2C8E56">
        <w:trPr>
          <w:jc w:val="center"/>
        </w:trPr>
        <w:tc>
          <w:tcPr>
            <w:tcW w:w="4680" w:type="dxa"/>
            <w:vAlign w:val="center"/>
          </w:tcPr>
          <w:p w14:paraId="53DFB5BD" w14:textId="14D6AF99"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Avery Gray</w:t>
            </w:r>
          </w:p>
        </w:tc>
        <w:tc>
          <w:tcPr>
            <w:tcW w:w="4680" w:type="dxa"/>
            <w:vAlign w:val="center"/>
          </w:tcPr>
          <w:p w14:paraId="06538791" w14:textId="7B354CE5"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Bailey Samide</w:t>
            </w:r>
          </w:p>
        </w:tc>
      </w:tr>
      <w:tr w:rsidR="1D2C8E56" w:rsidRPr="00D54BA6" w14:paraId="4461304A" w14:textId="77777777" w:rsidTr="1D2C8E56">
        <w:trPr>
          <w:jc w:val="center"/>
        </w:trPr>
        <w:tc>
          <w:tcPr>
            <w:tcW w:w="4680" w:type="dxa"/>
            <w:vAlign w:val="center"/>
          </w:tcPr>
          <w:p w14:paraId="5D3B3911" w14:textId="21973D73"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Garrett Henderson</w:t>
            </w:r>
          </w:p>
        </w:tc>
        <w:tc>
          <w:tcPr>
            <w:tcW w:w="4680" w:type="dxa"/>
            <w:vAlign w:val="center"/>
          </w:tcPr>
          <w:p w14:paraId="00B92EB8" w14:textId="22E2B91C"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Victoria Satterwhite</w:t>
            </w:r>
          </w:p>
        </w:tc>
      </w:tr>
      <w:tr w:rsidR="1D2C8E56" w:rsidRPr="00D54BA6" w14:paraId="458F6EB7" w14:textId="77777777" w:rsidTr="1D2C8E56">
        <w:trPr>
          <w:jc w:val="center"/>
        </w:trPr>
        <w:tc>
          <w:tcPr>
            <w:tcW w:w="4680" w:type="dxa"/>
            <w:vAlign w:val="center"/>
          </w:tcPr>
          <w:p w14:paraId="4D0F9921" w14:textId="27ABD290"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Ryan Lahlou</w:t>
            </w:r>
          </w:p>
        </w:tc>
        <w:tc>
          <w:tcPr>
            <w:tcW w:w="4680" w:type="dxa"/>
            <w:vAlign w:val="center"/>
          </w:tcPr>
          <w:p w14:paraId="4F710805" w14:textId="73E97CFA"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Isabelle Utter</w:t>
            </w:r>
          </w:p>
        </w:tc>
      </w:tr>
      <w:tr w:rsidR="1D2C8E56" w:rsidRPr="00D54BA6" w14:paraId="35407C53" w14:textId="77777777" w:rsidTr="1D2C8E56">
        <w:trPr>
          <w:jc w:val="center"/>
        </w:trPr>
        <w:tc>
          <w:tcPr>
            <w:tcW w:w="4680" w:type="dxa"/>
            <w:vAlign w:val="center"/>
          </w:tcPr>
          <w:p w14:paraId="7B03B691" w14:textId="789D5A7C"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Makayla Lucio</w:t>
            </w:r>
          </w:p>
        </w:tc>
        <w:tc>
          <w:tcPr>
            <w:tcW w:w="4680" w:type="dxa"/>
            <w:vAlign w:val="center"/>
          </w:tcPr>
          <w:p w14:paraId="254EAA7B" w14:textId="396F53EF"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Tiffany Vargas</w:t>
            </w:r>
          </w:p>
        </w:tc>
      </w:tr>
      <w:tr w:rsidR="1D2C8E56" w:rsidRPr="00D54BA6" w14:paraId="4279BB82" w14:textId="77777777" w:rsidTr="1D2C8E56">
        <w:trPr>
          <w:jc w:val="center"/>
        </w:trPr>
        <w:tc>
          <w:tcPr>
            <w:tcW w:w="4680" w:type="dxa"/>
            <w:vAlign w:val="center"/>
          </w:tcPr>
          <w:p w14:paraId="3DAACA0A" w14:textId="53394F2C"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 xml:space="preserve">Aryan </w:t>
            </w:r>
            <w:bookmarkStart w:id="0" w:name="_Int_JseeJ8IQ"/>
            <w:r w:rsidRPr="1D2C8E56">
              <w:rPr>
                <w:rFonts w:ascii="Times New Roman" w:eastAsia="Times New Roman" w:hAnsi="Times New Roman" w:cs="Times New Roman"/>
                <w:color w:val="000000" w:themeColor="text1"/>
                <w:sz w:val="24"/>
                <w:szCs w:val="24"/>
              </w:rPr>
              <w:t>Mediratta</w:t>
            </w:r>
            <w:bookmarkEnd w:id="0"/>
          </w:p>
        </w:tc>
        <w:tc>
          <w:tcPr>
            <w:tcW w:w="4680" w:type="dxa"/>
            <w:vAlign w:val="center"/>
          </w:tcPr>
          <w:p w14:paraId="3E3BB872" w14:textId="7D9D5BE2" w:rsidR="1FF9FA3A" w:rsidRDefault="1FF9FA3A"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 xml:space="preserve">Zachary </w:t>
            </w:r>
            <w:bookmarkStart w:id="1" w:name="_Int_AQXdhHJJ"/>
            <w:r w:rsidRPr="1D2C8E56">
              <w:rPr>
                <w:rFonts w:ascii="Times New Roman" w:eastAsia="Times New Roman" w:hAnsi="Times New Roman" w:cs="Times New Roman"/>
                <w:color w:val="000000" w:themeColor="text1"/>
                <w:sz w:val="24"/>
                <w:szCs w:val="24"/>
              </w:rPr>
              <w:t>Xayaphanh</w:t>
            </w:r>
            <w:bookmarkEnd w:id="1"/>
          </w:p>
        </w:tc>
      </w:tr>
    </w:tbl>
    <w:p w14:paraId="4CD8943F" w14:textId="77777777" w:rsidR="2A7C4C2E" w:rsidRDefault="2A7C4C2E" w:rsidP="00877791">
      <w:pPr>
        <w:spacing w:line="480" w:lineRule="auto"/>
        <w:jc w:val="center"/>
        <w:rPr>
          <w:rFonts w:ascii="Times New Roman" w:eastAsia="Times New Roman" w:hAnsi="Times New Roman" w:cs="Times New Roman"/>
          <w:sz w:val="24"/>
          <w:szCs w:val="24"/>
        </w:rPr>
      </w:pPr>
    </w:p>
    <w:p w14:paraId="4B6EECC0" w14:textId="3B94C8C1" w:rsidR="2A7C4C2E" w:rsidRDefault="70DE5570" w:rsidP="00877791">
      <w:pPr>
        <w:spacing w:line="480" w:lineRule="auto"/>
        <w:jc w:val="center"/>
        <w:rPr>
          <w:rFonts w:ascii="Times New Roman" w:eastAsia="Times New Roman" w:hAnsi="Times New Roman" w:cs="Times New Roman"/>
          <w:sz w:val="24"/>
          <w:szCs w:val="24"/>
        </w:rPr>
      </w:pPr>
      <w:r>
        <w:drawing>
          <wp:inline distT="0" distB="0" distL="0" distR="0" wp14:anchorId="5B2CF5FC" wp14:editId="72DC1275">
            <wp:extent cx="1622425" cy="1622425"/>
            <wp:effectExtent l="0" t="0" r="3175" b="3175"/>
            <wp:docPr id="430362795" name="Picture 43036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362795"/>
                    <pic:cNvPicPr/>
                  </pic:nvPicPr>
                  <pic:blipFill>
                    <a:blip r:embed="rId12">
                      <a:extLst>
                        <a:ext uri="{28A0092B-C50C-407E-A947-70E740481C1C}">
                          <a14:useLocalDpi xmlns:a14="http://schemas.microsoft.com/office/drawing/2010/main" val="0"/>
                        </a:ext>
                      </a:extLst>
                    </a:blip>
                    <a:stretch>
                      <a:fillRect/>
                    </a:stretch>
                  </pic:blipFill>
                  <pic:spPr>
                    <a:xfrm flipH="1">
                      <a:off x="0" y="0"/>
                      <a:ext cx="1622425" cy="1622425"/>
                    </a:xfrm>
                    <a:prstGeom prst="rect">
                      <a:avLst/>
                    </a:prstGeom>
                  </pic:spPr>
                </pic:pic>
              </a:graphicData>
            </a:graphic>
          </wp:inline>
        </w:drawing>
      </w:r>
    </w:p>
    <w:p w14:paraId="21304B95" w14:textId="77777777" w:rsidR="00D54BA6" w:rsidRDefault="00D54BA6" w:rsidP="00D54BA6">
      <w:pPr>
        <w:spacing w:line="480" w:lineRule="auto"/>
        <w:jc w:val="center"/>
        <w:rPr>
          <w:rFonts w:ascii="Times New Roman" w:eastAsia="Times New Roman" w:hAnsi="Times New Roman" w:cs="Times New Roman"/>
          <w:sz w:val="24"/>
          <w:szCs w:val="24"/>
        </w:rPr>
      </w:pPr>
    </w:p>
    <w:p w14:paraId="2471CAD1" w14:textId="4254D4A7" w:rsidR="2A7C4C2E" w:rsidRPr="00D54BA6" w:rsidRDefault="70DE5570" w:rsidP="00877791">
      <w:pPr>
        <w:spacing w:line="480" w:lineRule="auto"/>
        <w:jc w:val="center"/>
        <w:rPr>
          <w:rFonts w:ascii="Times New Roman" w:eastAsia="Times New Roman" w:hAnsi="Times New Roman" w:cs="Times New Roman"/>
          <w:sz w:val="24"/>
          <w:szCs w:val="24"/>
        </w:rPr>
      </w:pPr>
      <w:r w:rsidRPr="00D54BA6">
        <w:rPr>
          <w:rFonts w:ascii="Times New Roman" w:hAnsi="Times New Roman" w:cs="Times New Roman"/>
          <w:color w:val="2B579A"/>
          <w:sz w:val="24"/>
          <w:szCs w:val="24"/>
          <w:shd w:val="clear" w:color="auto" w:fill="E6E6E6"/>
        </w:rPr>
        <w:drawing>
          <wp:inline distT="0" distB="0" distL="0" distR="0" wp14:anchorId="10DE4184" wp14:editId="780B793F">
            <wp:extent cx="3200400" cy="1428750"/>
            <wp:effectExtent l="0" t="0" r="0" b="0"/>
            <wp:docPr id="1726515610" name="Picture 172651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515610"/>
                    <pic:cNvPicPr/>
                  </pic:nvPicPr>
                  <pic:blipFill>
                    <a:blip r:embed="rId13">
                      <a:extLst>
                        <a:ext uri="{28A0092B-C50C-407E-A947-70E740481C1C}">
                          <a14:useLocalDpi xmlns:a14="http://schemas.microsoft.com/office/drawing/2010/main" val="0"/>
                        </a:ext>
                      </a:extLst>
                    </a:blip>
                    <a:stretch>
                      <a:fillRect/>
                    </a:stretch>
                  </pic:blipFill>
                  <pic:spPr>
                    <a:xfrm>
                      <a:off x="0" y="0"/>
                      <a:ext cx="3200400" cy="1428750"/>
                    </a:xfrm>
                    <a:prstGeom prst="rect">
                      <a:avLst/>
                    </a:prstGeom>
                  </pic:spPr>
                </pic:pic>
              </a:graphicData>
            </a:graphic>
          </wp:inline>
        </w:drawing>
      </w:r>
    </w:p>
    <w:p w14:paraId="7BBF4B32" w14:textId="67245DD4" w:rsidR="1D2C8E56" w:rsidRPr="00D54BA6" w:rsidRDefault="2A7C4C2E" w:rsidP="00877791">
      <w:pPr>
        <w:spacing w:line="480" w:lineRule="auto"/>
        <w:jc w:val="center"/>
        <w:rPr>
          <w:rFonts w:ascii="Times New Roman" w:eastAsia="Times New Roman" w:hAnsi="Times New Roman" w:cs="Times New Roman"/>
          <w:b/>
          <w:color w:val="000000" w:themeColor="text1"/>
          <w:sz w:val="24"/>
          <w:szCs w:val="24"/>
        </w:rPr>
      </w:pPr>
      <w:r w:rsidRPr="00D54BA6">
        <w:rPr>
          <w:rFonts w:ascii="Times New Roman" w:eastAsia="Times New Roman" w:hAnsi="Times New Roman" w:cs="Times New Roman"/>
          <w:sz w:val="24"/>
          <w:szCs w:val="24"/>
        </w:rPr>
        <w:br w:type="page"/>
      </w:r>
      <w:r w:rsidR="1F791E01" w:rsidRPr="1D2C8E56">
        <w:rPr>
          <w:rFonts w:ascii="Times New Roman" w:eastAsia="Times New Roman" w:hAnsi="Times New Roman" w:cs="Times New Roman"/>
          <w:b/>
          <w:bCs/>
          <w:color w:val="000000" w:themeColor="text1"/>
          <w:sz w:val="24"/>
          <w:szCs w:val="24"/>
        </w:rPr>
        <w:lastRenderedPageBreak/>
        <w:t>Acknowledgements</w:t>
      </w:r>
    </w:p>
    <w:p w14:paraId="656FC91C" w14:textId="0648A624" w:rsidR="35C204BB" w:rsidRDefault="35C204BB" w:rsidP="00877791">
      <w:pPr>
        <w:spacing w:line="480" w:lineRule="auto"/>
        <w:jc w:val="center"/>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 xml:space="preserve">Bhargavi K Jeyarajah, Sustainability Coordinator, </w:t>
      </w:r>
      <w:r w:rsidR="2A857070" w:rsidRPr="1D2C8E56">
        <w:rPr>
          <w:rFonts w:ascii="Times New Roman" w:eastAsia="Times New Roman" w:hAnsi="Times New Roman" w:cs="Times New Roman"/>
          <w:color w:val="000000" w:themeColor="text1"/>
          <w:sz w:val="24"/>
          <w:szCs w:val="24"/>
        </w:rPr>
        <w:t xml:space="preserve">Office of Sustainability, </w:t>
      </w:r>
      <w:r w:rsidRPr="1D2C8E56">
        <w:rPr>
          <w:rFonts w:ascii="Times New Roman" w:eastAsia="Times New Roman" w:hAnsi="Times New Roman" w:cs="Times New Roman"/>
          <w:color w:val="000000" w:themeColor="text1"/>
          <w:sz w:val="24"/>
          <w:szCs w:val="24"/>
        </w:rPr>
        <w:t>UTA</w:t>
      </w:r>
    </w:p>
    <w:p w14:paraId="657D8166" w14:textId="60107E12" w:rsidR="17D5DF66" w:rsidRDefault="20795CCB" w:rsidP="00877791">
      <w:pPr>
        <w:spacing w:line="480" w:lineRule="auto"/>
        <w:jc w:val="center"/>
        <w:rPr>
          <w:rFonts w:ascii="Times New Roman" w:eastAsia="Times New Roman" w:hAnsi="Times New Roman" w:cs="Times New Roman"/>
          <w:color w:val="000000" w:themeColor="text1"/>
          <w:sz w:val="24"/>
          <w:szCs w:val="24"/>
        </w:rPr>
      </w:pPr>
      <w:r w:rsidRPr="25B0E965">
        <w:rPr>
          <w:rFonts w:ascii="Times New Roman" w:eastAsia="Times New Roman" w:hAnsi="Times New Roman" w:cs="Times New Roman"/>
          <w:color w:val="000000" w:themeColor="text1"/>
          <w:sz w:val="24"/>
          <w:szCs w:val="24"/>
        </w:rPr>
        <w:t>Alexis Perez, Emergency Assistance Coordinator, Maverick Pantry, UTA</w:t>
      </w:r>
    </w:p>
    <w:p w14:paraId="5FFF4634" w14:textId="509A51CE" w:rsidR="0DE0EEC4" w:rsidRDefault="0DE0EEC4" w:rsidP="00877791">
      <w:pPr>
        <w:spacing w:line="480" w:lineRule="auto"/>
        <w:jc w:val="center"/>
        <w:rPr>
          <w:rFonts w:ascii="Times New Roman" w:eastAsia="Times New Roman" w:hAnsi="Times New Roman" w:cs="Times New Roman"/>
          <w:sz w:val="24"/>
          <w:szCs w:val="24"/>
        </w:rPr>
      </w:pPr>
      <w:r w:rsidRPr="73B8FF0D">
        <w:rPr>
          <w:rFonts w:ascii="Times New Roman" w:eastAsia="Times New Roman" w:hAnsi="Times New Roman" w:cs="Times New Roman"/>
          <w:sz w:val="24"/>
          <w:szCs w:val="24"/>
        </w:rPr>
        <w:t>Lauren Wardwell, President, American Society of Landscape Architects, UTA</w:t>
      </w:r>
    </w:p>
    <w:p w14:paraId="7B6FB6C8" w14:textId="4460D804" w:rsidR="53682FAD" w:rsidRDefault="53682FAD" w:rsidP="00877791">
      <w:pPr>
        <w:spacing w:line="480" w:lineRule="auto"/>
        <w:jc w:val="center"/>
        <w:rPr>
          <w:rFonts w:ascii="Times New Roman" w:eastAsia="Times New Roman" w:hAnsi="Times New Roman" w:cs="Times New Roman"/>
          <w:sz w:val="24"/>
          <w:szCs w:val="24"/>
        </w:rPr>
      </w:pPr>
      <w:r w:rsidRPr="73B8FF0D">
        <w:rPr>
          <w:rFonts w:ascii="Times New Roman" w:eastAsia="Times New Roman" w:hAnsi="Times New Roman" w:cs="Times New Roman"/>
          <w:sz w:val="24"/>
          <w:szCs w:val="24"/>
        </w:rPr>
        <w:t>Meghna Tare, Chief Sustainability Officer, Office of Sustainability, UTA</w:t>
      </w:r>
    </w:p>
    <w:p w14:paraId="636A888E" w14:textId="4FDB481C" w:rsidR="53682FAD" w:rsidRDefault="53682FAD" w:rsidP="00877791">
      <w:pPr>
        <w:spacing w:line="480" w:lineRule="auto"/>
        <w:jc w:val="center"/>
        <w:rPr>
          <w:rFonts w:ascii="Times New Roman" w:eastAsia="Times New Roman" w:hAnsi="Times New Roman" w:cs="Times New Roman"/>
          <w:color w:val="000000" w:themeColor="text1"/>
          <w:sz w:val="24"/>
          <w:szCs w:val="24"/>
        </w:rPr>
      </w:pPr>
      <w:r w:rsidRPr="73B8FF0D">
        <w:rPr>
          <w:rFonts w:ascii="Times New Roman" w:eastAsia="Times New Roman" w:hAnsi="Times New Roman" w:cs="Times New Roman"/>
          <w:color w:val="000000" w:themeColor="text1"/>
          <w:sz w:val="24"/>
          <w:szCs w:val="24"/>
        </w:rPr>
        <w:t>Wendy Pappas, Head of Community Garden, UTA</w:t>
      </w:r>
    </w:p>
    <w:p w14:paraId="5BB8CADB" w14:textId="0F282C72" w:rsidR="6A675B19" w:rsidRDefault="6A675B19" w:rsidP="00877791">
      <w:pPr>
        <w:spacing w:line="480" w:lineRule="auto"/>
        <w:jc w:val="center"/>
        <w:rPr>
          <w:rFonts w:ascii="Times New Roman" w:eastAsia="Times New Roman" w:hAnsi="Times New Roman" w:cs="Times New Roman"/>
          <w:color w:val="000000" w:themeColor="text1"/>
          <w:sz w:val="24"/>
          <w:szCs w:val="24"/>
        </w:rPr>
      </w:pPr>
      <w:r w:rsidRPr="6F83CB2D">
        <w:rPr>
          <w:rFonts w:ascii="Times New Roman" w:eastAsia="Times New Roman" w:hAnsi="Times New Roman" w:cs="Times New Roman"/>
          <w:color w:val="000000" w:themeColor="text1"/>
          <w:sz w:val="24"/>
          <w:szCs w:val="24"/>
        </w:rPr>
        <w:t xml:space="preserve">Maria L Cardenas, </w:t>
      </w:r>
      <w:r w:rsidR="486A456D" w:rsidRPr="6F83CB2D">
        <w:rPr>
          <w:rFonts w:ascii="Times New Roman" w:eastAsia="Times New Roman" w:hAnsi="Times New Roman" w:cs="Times New Roman"/>
          <w:color w:val="000000" w:themeColor="text1"/>
          <w:sz w:val="24"/>
          <w:szCs w:val="24"/>
        </w:rPr>
        <w:t>President, Campus Cat Coalition, UTA</w:t>
      </w:r>
    </w:p>
    <w:p w14:paraId="2772488F" w14:textId="51148C1B" w:rsidR="486A456D" w:rsidRDefault="486A456D" w:rsidP="00877791">
      <w:pPr>
        <w:spacing w:line="480" w:lineRule="auto"/>
        <w:jc w:val="center"/>
        <w:rPr>
          <w:rFonts w:ascii="Times New Roman" w:eastAsia="Times New Roman" w:hAnsi="Times New Roman" w:cs="Times New Roman"/>
          <w:color w:val="000000" w:themeColor="text1"/>
          <w:sz w:val="24"/>
          <w:szCs w:val="24"/>
        </w:rPr>
      </w:pPr>
      <w:r w:rsidRPr="6F83CB2D">
        <w:rPr>
          <w:rFonts w:ascii="Times New Roman" w:eastAsia="Times New Roman" w:hAnsi="Times New Roman" w:cs="Times New Roman"/>
          <w:color w:val="000000" w:themeColor="text1"/>
          <w:sz w:val="24"/>
          <w:szCs w:val="24"/>
        </w:rPr>
        <w:t xml:space="preserve">Dr. Rebekah Chojnacki, </w:t>
      </w:r>
      <w:r w:rsidR="38F84A69" w:rsidRPr="6F83CB2D">
        <w:rPr>
          <w:rFonts w:ascii="Times New Roman" w:eastAsia="Times New Roman" w:hAnsi="Times New Roman" w:cs="Times New Roman"/>
          <w:color w:val="000000" w:themeColor="text1"/>
          <w:sz w:val="24"/>
          <w:szCs w:val="24"/>
        </w:rPr>
        <w:t>Honors College Program, UTA</w:t>
      </w:r>
    </w:p>
    <w:p w14:paraId="3420A696" w14:textId="0F60BD7A" w:rsidR="00D6256E" w:rsidRDefault="00D6256E" w:rsidP="00877791">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 Jason Hogue, English Professor, UTA</w:t>
      </w:r>
    </w:p>
    <w:p w14:paraId="2E785ACC" w14:textId="7C96E2E6" w:rsidR="00237664" w:rsidRPr="00D54BA6" w:rsidRDefault="00237664" w:rsidP="000D4425">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Hector Rivera, Student Assistant, Office of Multicultural Affairs, UTA</w:t>
      </w:r>
    </w:p>
    <w:p w14:paraId="30F6C490" w14:textId="54266B8C" w:rsidR="1D2C8E56" w:rsidRPr="00D54BA6" w:rsidRDefault="1D2C8E56"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br w:type="page"/>
      </w:r>
    </w:p>
    <w:p w14:paraId="2E4F0135" w14:textId="3B6FF0D3" w:rsidR="1D2C8E56" w:rsidRPr="00D54BA6" w:rsidRDefault="64A759A9" w:rsidP="00D54BA6">
      <w:pPr>
        <w:spacing w:line="480" w:lineRule="auto"/>
        <w:jc w:val="center"/>
        <w:rPr>
          <w:rFonts w:ascii="Times New Roman" w:eastAsia="Times New Roman" w:hAnsi="Times New Roman" w:cs="Times New Roman"/>
          <w:b/>
          <w:color w:val="000000" w:themeColor="text1"/>
          <w:sz w:val="24"/>
          <w:szCs w:val="24"/>
        </w:rPr>
      </w:pPr>
      <w:r w:rsidRPr="658E18D6">
        <w:rPr>
          <w:rFonts w:ascii="Times New Roman" w:eastAsia="Times New Roman" w:hAnsi="Times New Roman" w:cs="Times New Roman"/>
          <w:b/>
          <w:color w:val="000000" w:themeColor="text1"/>
          <w:sz w:val="24"/>
          <w:szCs w:val="24"/>
        </w:rPr>
        <w:lastRenderedPageBreak/>
        <w:t>Abstract</w:t>
      </w:r>
    </w:p>
    <w:p w14:paraId="44D8EA50" w14:textId="6D278F21" w:rsidR="004D7AE2" w:rsidRPr="00BC3784" w:rsidRDefault="004D7AE2" w:rsidP="00E31BDF">
      <w:pPr>
        <w:spacing w:line="480" w:lineRule="auto"/>
        <w:ind w:firstLine="720"/>
        <w:rPr>
          <w:rFonts w:ascii="Times New Roman" w:eastAsia="Times New Roman" w:hAnsi="Times New Roman" w:cs="Times New Roman"/>
          <w:color w:val="000000" w:themeColor="text1"/>
          <w:sz w:val="24"/>
          <w:szCs w:val="24"/>
        </w:rPr>
      </w:pPr>
      <w:r w:rsidRPr="00BC3784">
        <w:rPr>
          <w:rFonts w:ascii="Times New Roman" w:eastAsia="Times New Roman" w:hAnsi="Times New Roman" w:cs="Times New Roman"/>
          <w:color w:val="000000" w:themeColor="text1"/>
          <w:sz w:val="24"/>
          <w:szCs w:val="24"/>
        </w:rPr>
        <w:t>The University of Texas at Arlington (UTA) is a fresh food desert. This reflects the lack of accessibility of fresh food in the area. We conducted several polls and interviews among students and faculty members at UTA to analyze the problem. An emerging desire for easy access to fresh foods and produce on campus was observed. This paper proposes a project to build new gardens and green spaces on campus. The underlying objective is to make UTA an edible campus.</w:t>
      </w:r>
    </w:p>
    <w:p w14:paraId="5C22B9DF" w14:textId="38D91E2D" w:rsidR="16570A52" w:rsidRDefault="00DE6630" w:rsidP="00E31BDF">
      <w:pPr>
        <w:spacing w:line="480" w:lineRule="auto"/>
        <w:ind w:firstLine="720"/>
        <w:rPr>
          <w:ins w:id="2" w:author="Lahlou, Ryan Patrick" w:date="2021-12-06T18:41:00Z"/>
          <w:rFonts w:ascii="Times New Roman" w:eastAsia="Times New Roman" w:hAnsi="Times New Roman" w:cs="Times New Roman"/>
          <w:color w:val="000000" w:themeColor="text1"/>
          <w:sz w:val="24"/>
          <w:szCs w:val="24"/>
        </w:rPr>
      </w:pPr>
      <w:r w:rsidRPr="00DE6630">
        <w:rPr>
          <w:rFonts w:ascii="Times New Roman" w:eastAsia="Times New Roman" w:hAnsi="Times New Roman" w:cs="Times New Roman"/>
          <w:color w:val="000000" w:themeColor="text1"/>
          <w:sz w:val="24"/>
          <w:szCs w:val="24"/>
        </w:rPr>
        <w:t xml:space="preserve">The team identifies a few similar initiatives nearby and </w:t>
      </w:r>
      <w:r w:rsidR="004D7AE2" w:rsidRPr="00BC3784">
        <w:rPr>
          <w:rFonts w:ascii="Times New Roman" w:eastAsia="Times New Roman" w:hAnsi="Times New Roman" w:cs="Times New Roman"/>
          <w:color w:val="000000" w:themeColor="text1"/>
          <w:sz w:val="24"/>
          <w:szCs w:val="24"/>
        </w:rPr>
        <w:t>distinguishes</w:t>
      </w:r>
      <w:r w:rsidRPr="00DE6630">
        <w:rPr>
          <w:rFonts w:ascii="Times New Roman" w:eastAsia="Times New Roman" w:hAnsi="Times New Roman" w:cs="Times New Roman"/>
          <w:color w:val="000000" w:themeColor="text1"/>
          <w:sz w:val="24"/>
          <w:szCs w:val="24"/>
        </w:rPr>
        <w:t xml:space="preserve"> between the needs of the university and the purpose those projects seek to fulfill. We seek to collaborate with and integrate the project with other university initiatives such as the Maverick Pantry and the Sustainability initiative. The paper further intends to </w:t>
      </w:r>
      <w:r w:rsidR="004D7AE2" w:rsidRPr="00BC3784">
        <w:rPr>
          <w:rFonts w:ascii="Times New Roman" w:eastAsia="Times New Roman" w:hAnsi="Times New Roman" w:cs="Times New Roman"/>
          <w:color w:val="000000" w:themeColor="text1"/>
          <w:sz w:val="24"/>
          <w:szCs w:val="24"/>
        </w:rPr>
        <w:t>layout</w:t>
      </w:r>
      <w:r w:rsidRPr="00DE6630">
        <w:rPr>
          <w:rFonts w:ascii="Times New Roman" w:eastAsia="Times New Roman" w:hAnsi="Times New Roman" w:cs="Times New Roman"/>
          <w:color w:val="000000" w:themeColor="text1"/>
          <w:sz w:val="24"/>
          <w:szCs w:val="24"/>
        </w:rPr>
        <w:t xml:space="preserve"> implementation</w:t>
      </w:r>
      <w:r w:rsidR="004D7AE2" w:rsidRPr="00BC3784">
        <w:rPr>
          <w:rFonts w:ascii="Times New Roman" w:eastAsia="Times New Roman" w:hAnsi="Times New Roman" w:cs="Times New Roman"/>
          <w:color w:val="000000" w:themeColor="text1"/>
          <w:sz w:val="24"/>
          <w:szCs w:val="24"/>
        </w:rPr>
        <w:t xml:space="preserve"> plans</w:t>
      </w:r>
      <w:r w:rsidR="54E1F69F" w:rsidRPr="0D838EDC">
        <w:rPr>
          <w:rFonts w:ascii="Times New Roman" w:eastAsia="Times New Roman" w:hAnsi="Times New Roman" w:cs="Times New Roman"/>
          <w:color w:val="000000" w:themeColor="text1"/>
          <w:sz w:val="24"/>
          <w:szCs w:val="24"/>
        </w:rPr>
        <w:t xml:space="preserve"> </w:t>
      </w:r>
      <w:r w:rsidR="54E1F69F" w:rsidRPr="6AB389B5">
        <w:rPr>
          <w:rFonts w:ascii="Times New Roman" w:eastAsia="Times New Roman" w:hAnsi="Times New Roman" w:cs="Times New Roman"/>
          <w:color w:val="000000" w:themeColor="text1"/>
          <w:sz w:val="24"/>
          <w:szCs w:val="24"/>
        </w:rPr>
        <w:t xml:space="preserve">and set goals for </w:t>
      </w:r>
      <w:r w:rsidR="54E1F69F" w:rsidRPr="03F6E19B">
        <w:rPr>
          <w:rFonts w:ascii="Times New Roman" w:eastAsia="Times New Roman" w:hAnsi="Times New Roman" w:cs="Times New Roman"/>
          <w:color w:val="000000" w:themeColor="text1"/>
          <w:sz w:val="24"/>
          <w:szCs w:val="24"/>
        </w:rPr>
        <w:t xml:space="preserve">the </w:t>
      </w:r>
      <w:r w:rsidR="54E1F69F" w:rsidRPr="13060E62">
        <w:rPr>
          <w:rFonts w:ascii="Times New Roman" w:eastAsia="Times New Roman" w:hAnsi="Times New Roman" w:cs="Times New Roman"/>
          <w:color w:val="000000" w:themeColor="text1"/>
          <w:sz w:val="24"/>
          <w:szCs w:val="24"/>
        </w:rPr>
        <w:t>project</w:t>
      </w:r>
      <w:r w:rsidR="3B895031" w:rsidRPr="13060E62">
        <w:rPr>
          <w:rFonts w:ascii="Times New Roman" w:eastAsia="Times New Roman" w:hAnsi="Times New Roman" w:cs="Times New Roman"/>
          <w:color w:val="000000" w:themeColor="text1"/>
          <w:sz w:val="24"/>
          <w:szCs w:val="24"/>
        </w:rPr>
        <w:t>.</w:t>
      </w:r>
    </w:p>
    <w:p w14:paraId="2699F685" w14:textId="77777777" w:rsidR="006732A2" w:rsidRDefault="006732A2" w:rsidP="000D4425">
      <w:pPr>
        <w:spacing w:line="480" w:lineRule="auto"/>
        <w:jc w:val="center"/>
        <w:rPr>
          <w:rFonts w:ascii="Times New Roman" w:eastAsia="Times New Roman" w:hAnsi="Times New Roman" w:cs="Times New Roman"/>
          <w:sz w:val="24"/>
          <w:szCs w:val="24"/>
        </w:rPr>
      </w:pPr>
    </w:p>
    <w:p w14:paraId="77E9D969" w14:textId="77777777" w:rsidR="006732A2" w:rsidRDefault="006732A2" w:rsidP="000D4425">
      <w:pPr>
        <w:spacing w:line="480" w:lineRule="auto"/>
        <w:jc w:val="center"/>
        <w:rPr>
          <w:rFonts w:ascii="Times New Roman" w:eastAsia="Times New Roman" w:hAnsi="Times New Roman" w:cs="Times New Roman"/>
          <w:sz w:val="24"/>
          <w:szCs w:val="24"/>
        </w:rPr>
      </w:pPr>
    </w:p>
    <w:p w14:paraId="1DD8AAAA" w14:textId="75AC8EA9" w:rsidR="00D934FB" w:rsidRPr="00D934FB" w:rsidRDefault="1D2C8E56" w:rsidP="00877791">
      <w:pPr>
        <w:spacing w:line="480" w:lineRule="auto"/>
        <w:jc w:val="center"/>
        <w:rPr>
          <w:rFonts w:ascii="Times New Roman" w:eastAsia="Times New Roman" w:hAnsi="Times New Roman" w:cs="Times New Roman"/>
          <w:b/>
          <w:bCs/>
          <w:sz w:val="24"/>
          <w:szCs w:val="24"/>
        </w:rPr>
      </w:pPr>
      <w:r w:rsidRPr="00D54BA6">
        <w:rPr>
          <w:rFonts w:ascii="Times New Roman" w:eastAsia="Times New Roman" w:hAnsi="Times New Roman" w:cs="Times New Roman"/>
          <w:sz w:val="24"/>
          <w:szCs w:val="24"/>
        </w:rPr>
        <w:br w:type="page"/>
      </w:r>
      <w:r w:rsidR="7EBD228F" w:rsidRPr="26FEEABA">
        <w:rPr>
          <w:rFonts w:ascii="Times New Roman" w:eastAsia="Times New Roman" w:hAnsi="Times New Roman" w:cs="Times New Roman"/>
          <w:b/>
          <w:bCs/>
          <w:sz w:val="24"/>
          <w:szCs w:val="24"/>
        </w:rPr>
        <w:lastRenderedPageBreak/>
        <w:t xml:space="preserve">Why </w:t>
      </w:r>
      <w:r w:rsidR="592034AB" w:rsidRPr="5209615B">
        <w:rPr>
          <w:rFonts w:ascii="Times New Roman" w:eastAsia="Times New Roman" w:hAnsi="Times New Roman" w:cs="Times New Roman"/>
          <w:b/>
          <w:bCs/>
          <w:sz w:val="24"/>
          <w:szCs w:val="24"/>
        </w:rPr>
        <w:t>UTA</w:t>
      </w:r>
      <w:r w:rsidR="53114B9B" w:rsidRPr="26FEEABA">
        <w:rPr>
          <w:rFonts w:ascii="Times New Roman" w:eastAsia="Times New Roman" w:hAnsi="Times New Roman" w:cs="Times New Roman"/>
          <w:b/>
          <w:bCs/>
          <w:sz w:val="24"/>
          <w:szCs w:val="24"/>
        </w:rPr>
        <w:t xml:space="preserve"> Should Have a Garden</w:t>
      </w:r>
    </w:p>
    <w:p w14:paraId="1DCBC36A" w14:textId="4192AF7A" w:rsidR="6A8F4EAF" w:rsidRDefault="6A8F4EAF" w:rsidP="50EA076D">
      <w:pPr>
        <w:spacing w:line="480" w:lineRule="auto"/>
        <w:jc w:val="center"/>
        <w:rPr>
          <w:rFonts w:ascii="Times New Roman" w:eastAsia="Times New Roman" w:hAnsi="Times New Roman" w:cs="Times New Roman"/>
          <w:color w:val="000000" w:themeColor="text1"/>
          <w:sz w:val="24"/>
          <w:szCs w:val="24"/>
          <w:u w:val="single"/>
        </w:rPr>
      </w:pPr>
      <w:r w:rsidRPr="658E18D6">
        <w:rPr>
          <w:rFonts w:ascii="Times New Roman" w:eastAsia="Times New Roman" w:hAnsi="Times New Roman" w:cs="Times New Roman"/>
          <w:color w:val="000000" w:themeColor="text1"/>
          <w:sz w:val="24"/>
          <w:szCs w:val="24"/>
          <w:u w:val="single"/>
        </w:rPr>
        <w:t>Lack of Green Space</w:t>
      </w:r>
    </w:p>
    <w:p w14:paraId="26CBC94A" w14:textId="70C3EA36" w:rsidR="2A7C4C2E" w:rsidRDefault="46A3BE19" w:rsidP="00877791">
      <w:pPr>
        <w:spacing w:line="480" w:lineRule="auto"/>
        <w:ind w:firstLine="720"/>
        <w:rPr>
          <w:rFonts w:ascii="Times New Roman" w:eastAsia="Times New Roman" w:hAnsi="Times New Roman" w:cs="Times New Roman"/>
          <w:color w:val="000000" w:themeColor="text1"/>
          <w:sz w:val="24"/>
          <w:szCs w:val="24"/>
        </w:rPr>
      </w:pPr>
      <w:r w:rsidRPr="68B8D950">
        <w:rPr>
          <w:rFonts w:ascii="Times New Roman" w:eastAsia="Times New Roman" w:hAnsi="Times New Roman" w:cs="Times New Roman"/>
          <w:color w:val="000000" w:themeColor="text1"/>
          <w:sz w:val="24"/>
          <w:szCs w:val="24"/>
        </w:rPr>
        <w:t xml:space="preserve">Currently, there are not a lot of green spaces to be found throughout UTA’s campus. The few green spaces on campus include Davis Street Greenbelt Park, Doug Russel Park, and Green at College Park. This can prove to be detrimental as studies have </w:t>
      </w:r>
      <w:r w:rsidR="7573F1FF" w:rsidRPr="067F5440">
        <w:rPr>
          <w:rFonts w:ascii="Times New Roman" w:eastAsia="Times New Roman" w:hAnsi="Times New Roman" w:cs="Times New Roman"/>
          <w:color w:val="000000" w:themeColor="text1"/>
          <w:sz w:val="24"/>
          <w:szCs w:val="24"/>
        </w:rPr>
        <w:t>show</w:t>
      </w:r>
      <w:r w:rsidR="180F518B" w:rsidRPr="067F5440">
        <w:rPr>
          <w:rFonts w:ascii="Times New Roman" w:eastAsia="Times New Roman" w:hAnsi="Times New Roman" w:cs="Times New Roman"/>
          <w:color w:val="000000" w:themeColor="text1"/>
          <w:sz w:val="24"/>
          <w:szCs w:val="24"/>
        </w:rPr>
        <w:t>n</w:t>
      </w:r>
      <w:r w:rsidRPr="68B8D950">
        <w:rPr>
          <w:rFonts w:ascii="Times New Roman" w:eastAsia="Times New Roman" w:hAnsi="Times New Roman" w:cs="Times New Roman"/>
          <w:color w:val="000000" w:themeColor="text1"/>
          <w:sz w:val="24"/>
          <w:szCs w:val="24"/>
        </w:rPr>
        <w:t xml:space="preserve"> that green spaces reduce the risk </w:t>
      </w:r>
      <w:r w:rsidR="69912A21" w:rsidRPr="51C13D1B">
        <w:rPr>
          <w:rFonts w:ascii="Times New Roman" w:eastAsia="Times New Roman" w:hAnsi="Times New Roman" w:cs="Times New Roman"/>
          <w:color w:val="000000" w:themeColor="text1"/>
          <w:sz w:val="24"/>
          <w:szCs w:val="24"/>
        </w:rPr>
        <w:t>of</w:t>
      </w:r>
      <w:r w:rsidRPr="68B8D950">
        <w:rPr>
          <w:rFonts w:ascii="Times New Roman" w:eastAsia="Times New Roman" w:hAnsi="Times New Roman" w:cs="Times New Roman"/>
          <w:color w:val="000000" w:themeColor="text1"/>
          <w:sz w:val="24"/>
          <w:szCs w:val="24"/>
        </w:rPr>
        <w:t xml:space="preserve"> developing mental health disorders during childhood </w:t>
      </w:r>
      <w:r w:rsidR="28515591" w:rsidRPr="2E761780">
        <w:rPr>
          <w:rFonts w:ascii="Times New Roman" w:eastAsia="Times New Roman" w:hAnsi="Times New Roman" w:cs="Times New Roman"/>
          <w:color w:val="000000" w:themeColor="text1"/>
          <w:sz w:val="24"/>
          <w:szCs w:val="24"/>
        </w:rPr>
        <w:t xml:space="preserve">continuing </w:t>
      </w:r>
      <w:r w:rsidRPr="68B8D950">
        <w:rPr>
          <w:rFonts w:ascii="Times New Roman" w:eastAsia="Times New Roman" w:hAnsi="Times New Roman" w:cs="Times New Roman"/>
          <w:color w:val="000000" w:themeColor="text1"/>
          <w:sz w:val="24"/>
          <w:szCs w:val="24"/>
        </w:rPr>
        <w:t xml:space="preserve">through adulthood (Rocchio, Carlowicz 2019). A study performed by Denmark’s University of Aarhus tracked the amount of green space around </w:t>
      </w:r>
      <w:r w:rsidR="2FED9380" w:rsidRPr="573BBF8D">
        <w:rPr>
          <w:rFonts w:ascii="Times New Roman" w:eastAsia="Times New Roman" w:hAnsi="Times New Roman" w:cs="Times New Roman"/>
          <w:color w:val="000000" w:themeColor="text1"/>
          <w:sz w:val="24"/>
          <w:szCs w:val="24"/>
        </w:rPr>
        <w:t>an estimated</w:t>
      </w:r>
      <w:r w:rsidRPr="68B8D950">
        <w:rPr>
          <w:rFonts w:ascii="Times New Roman" w:eastAsia="Times New Roman" w:hAnsi="Times New Roman" w:cs="Times New Roman"/>
          <w:color w:val="000000" w:themeColor="text1"/>
          <w:sz w:val="24"/>
          <w:szCs w:val="24"/>
        </w:rPr>
        <w:t xml:space="preserve"> 1 million people and compared it to their mental health. Through this, researchers found that those who grew up and lived in an area without </w:t>
      </w:r>
      <w:r w:rsidR="000F6FC7" w:rsidRPr="000F6FC7">
        <w:rPr>
          <w:rFonts w:ascii="Times New Roman" w:eastAsia="Times New Roman" w:hAnsi="Times New Roman" w:cs="Times New Roman"/>
          <w:color w:val="000000" w:themeColor="text1"/>
          <w:sz w:val="24"/>
          <w:szCs w:val="24"/>
        </w:rPr>
        <w:t>much</w:t>
      </w:r>
      <w:r w:rsidRPr="68B8D950">
        <w:rPr>
          <w:rFonts w:ascii="Times New Roman" w:eastAsia="Times New Roman" w:hAnsi="Times New Roman" w:cs="Times New Roman"/>
          <w:color w:val="000000" w:themeColor="text1"/>
          <w:sz w:val="24"/>
          <w:szCs w:val="24"/>
        </w:rPr>
        <w:t xml:space="preserve"> green space had up to a 55% increased risk of having or developing disorders such as “depression, anxiety, and substance abuse in later years” (Rocchio, Carlowicz 2019). The importance of having green space may seem like it is most necessary in childhood</w:t>
      </w:r>
      <w:r w:rsidR="0A08BF4C" w:rsidRPr="1B20656E">
        <w:rPr>
          <w:rFonts w:ascii="Times New Roman" w:eastAsia="Times New Roman" w:hAnsi="Times New Roman" w:cs="Times New Roman"/>
          <w:color w:val="000000" w:themeColor="text1"/>
          <w:sz w:val="24"/>
          <w:szCs w:val="24"/>
        </w:rPr>
        <w:t>;</w:t>
      </w:r>
      <w:r w:rsidRPr="68B8D950">
        <w:rPr>
          <w:rFonts w:ascii="Times New Roman" w:eastAsia="Times New Roman" w:hAnsi="Times New Roman" w:cs="Times New Roman"/>
          <w:color w:val="000000" w:themeColor="text1"/>
          <w:sz w:val="24"/>
          <w:szCs w:val="24"/>
        </w:rPr>
        <w:t xml:space="preserve"> however, the effect of green spaces has proven to be dose-dependent or </w:t>
      </w:r>
      <w:r w:rsidR="002B27EB" w:rsidRPr="002B27EB">
        <w:rPr>
          <w:rFonts w:ascii="Times New Roman" w:eastAsia="Times New Roman" w:hAnsi="Times New Roman" w:cs="Times New Roman"/>
          <w:color w:val="000000" w:themeColor="text1"/>
          <w:sz w:val="24"/>
          <w:szCs w:val="24"/>
        </w:rPr>
        <w:t>more significant</w:t>
      </w:r>
      <w:r w:rsidRPr="68B8D950">
        <w:rPr>
          <w:rFonts w:ascii="Times New Roman" w:eastAsia="Times New Roman" w:hAnsi="Times New Roman" w:cs="Times New Roman"/>
          <w:color w:val="000000" w:themeColor="text1"/>
          <w:sz w:val="24"/>
          <w:szCs w:val="24"/>
        </w:rPr>
        <w:t xml:space="preserve"> with </w:t>
      </w:r>
      <w:r w:rsidR="000F6FC7" w:rsidRPr="000F6FC7">
        <w:rPr>
          <w:rFonts w:ascii="Times New Roman" w:eastAsia="Times New Roman" w:hAnsi="Times New Roman" w:cs="Times New Roman"/>
          <w:color w:val="000000" w:themeColor="text1"/>
          <w:sz w:val="24"/>
          <w:szCs w:val="24"/>
        </w:rPr>
        <w:t>more prolonged</w:t>
      </w:r>
      <w:r w:rsidRPr="68B8D950">
        <w:rPr>
          <w:rFonts w:ascii="Times New Roman" w:eastAsia="Times New Roman" w:hAnsi="Times New Roman" w:cs="Times New Roman"/>
          <w:color w:val="000000" w:themeColor="text1"/>
          <w:sz w:val="24"/>
          <w:szCs w:val="24"/>
        </w:rPr>
        <w:t xml:space="preserve"> exposure. With college life being </w:t>
      </w:r>
      <w:r w:rsidR="7E2D7DE2" w:rsidRPr="75847D4A">
        <w:rPr>
          <w:rFonts w:ascii="Times New Roman" w:eastAsia="Times New Roman" w:hAnsi="Times New Roman" w:cs="Times New Roman"/>
          <w:color w:val="000000" w:themeColor="text1"/>
          <w:sz w:val="24"/>
          <w:szCs w:val="24"/>
        </w:rPr>
        <w:t>stressful</w:t>
      </w:r>
      <w:r w:rsidRPr="68B8D950">
        <w:rPr>
          <w:rFonts w:ascii="Times New Roman" w:eastAsia="Times New Roman" w:hAnsi="Times New Roman" w:cs="Times New Roman"/>
          <w:color w:val="000000" w:themeColor="text1"/>
          <w:sz w:val="24"/>
          <w:szCs w:val="24"/>
        </w:rPr>
        <w:t xml:space="preserve"> </w:t>
      </w:r>
      <w:r w:rsidR="7E2D7DE2" w:rsidRPr="3E0970A9">
        <w:rPr>
          <w:rFonts w:ascii="Times New Roman" w:eastAsia="Times New Roman" w:hAnsi="Times New Roman" w:cs="Times New Roman"/>
          <w:color w:val="000000" w:themeColor="text1"/>
          <w:sz w:val="24"/>
          <w:szCs w:val="24"/>
        </w:rPr>
        <w:t>for students</w:t>
      </w:r>
      <w:r w:rsidRPr="68B8D950">
        <w:rPr>
          <w:rFonts w:ascii="Times New Roman" w:eastAsia="Times New Roman" w:hAnsi="Times New Roman" w:cs="Times New Roman"/>
          <w:color w:val="000000" w:themeColor="text1"/>
          <w:sz w:val="24"/>
          <w:szCs w:val="24"/>
        </w:rPr>
        <w:t xml:space="preserve">, having more green space on campus can add to health benefits for </w:t>
      </w:r>
      <w:r w:rsidR="3AEF45AC" w:rsidRPr="71F8A300">
        <w:rPr>
          <w:rFonts w:ascii="Times New Roman" w:eastAsia="Times New Roman" w:hAnsi="Times New Roman" w:cs="Times New Roman"/>
          <w:color w:val="000000" w:themeColor="text1"/>
          <w:sz w:val="24"/>
          <w:szCs w:val="24"/>
        </w:rPr>
        <w:t>college</w:t>
      </w:r>
      <w:r w:rsidR="00CC2AA0">
        <w:rPr>
          <w:rFonts w:ascii="Times New Roman" w:eastAsia="Times New Roman" w:hAnsi="Times New Roman" w:cs="Times New Roman"/>
          <w:color w:val="000000" w:themeColor="text1"/>
          <w:sz w:val="24"/>
          <w:szCs w:val="24"/>
        </w:rPr>
        <w:t xml:space="preserve"> students and faculty</w:t>
      </w:r>
      <w:r w:rsidR="000F6FC7" w:rsidRPr="000F6FC7">
        <w:rPr>
          <w:rFonts w:ascii="Times New Roman" w:eastAsia="Times New Roman" w:hAnsi="Times New Roman" w:cs="Times New Roman"/>
          <w:color w:val="000000" w:themeColor="text1"/>
          <w:sz w:val="24"/>
          <w:szCs w:val="24"/>
        </w:rPr>
        <w:t>.</w:t>
      </w:r>
    </w:p>
    <w:p w14:paraId="043F94B5" w14:textId="6C7F5774" w:rsidR="6A8F4EAF" w:rsidRDefault="6A8F4EAF" w:rsidP="50EA076D">
      <w:pPr>
        <w:spacing w:line="480" w:lineRule="auto"/>
        <w:jc w:val="center"/>
        <w:rPr>
          <w:rFonts w:ascii="Times New Roman" w:eastAsia="Times New Roman" w:hAnsi="Times New Roman" w:cs="Times New Roman"/>
          <w:color w:val="000000" w:themeColor="text1"/>
          <w:sz w:val="24"/>
          <w:szCs w:val="24"/>
          <w:u w:val="single"/>
        </w:rPr>
      </w:pPr>
      <w:r w:rsidRPr="658E18D6">
        <w:rPr>
          <w:rFonts w:ascii="Times New Roman" w:eastAsia="Times New Roman" w:hAnsi="Times New Roman" w:cs="Times New Roman"/>
          <w:color w:val="000000" w:themeColor="text1"/>
          <w:sz w:val="24"/>
          <w:szCs w:val="24"/>
          <w:u w:val="single"/>
        </w:rPr>
        <w:t>Sustainability on Campus</w:t>
      </w:r>
    </w:p>
    <w:p w14:paraId="1D8D7153" w14:textId="04DDD7B6" w:rsidR="0D87B360" w:rsidRDefault="434CC5B9" w:rsidP="00877791">
      <w:pPr>
        <w:spacing w:line="480" w:lineRule="auto"/>
        <w:ind w:firstLine="720"/>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 xml:space="preserve">Currently, the </w:t>
      </w:r>
      <w:r w:rsidR="008A6D81" w:rsidRPr="008A6D81">
        <w:rPr>
          <w:rFonts w:ascii="Times New Roman" w:eastAsia="Times New Roman" w:hAnsi="Times New Roman" w:cs="Times New Roman"/>
          <w:color w:val="000000" w:themeColor="text1"/>
          <w:sz w:val="24"/>
          <w:szCs w:val="24"/>
        </w:rPr>
        <w:t xml:space="preserve">Office of Sustainability </w:t>
      </w:r>
      <w:r w:rsidRPr="1D2C8E56">
        <w:rPr>
          <w:rFonts w:ascii="Times New Roman" w:eastAsia="Times New Roman" w:hAnsi="Times New Roman" w:cs="Times New Roman"/>
          <w:color w:val="000000" w:themeColor="text1"/>
          <w:sz w:val="24"/>
          <w:szCs w:val="24"/>
        </w:rPr>
        <w:t xml:space="preserve">on campus is known for </w:t>
      </w:r>
      <w:r w:rsidR="008A6D81" w:rsidRPr="008A6D81">
        <w:rPr>
          <w:rFonts w:ascii="Times New Roman" w:eastAsia="Times New Roman" w:hAnsi="Times New Roman" w:cs="Times New Roman"/>
          <w:color w:val="000000" w:themeColor="text1"/>
          <w:sz w:val="24"/>
          <w:szCs w:val="24"/>
        </w:rPr>
        <w:t>its</w:t>
      </w:r>
      <w:r w:rsidRPr="1D2C8E56">
        <w:rPr>
          <w:rFonts w:ascii="Times New Roman" w:eastAsia="Times New Roman" w:hAnsi="Times New Roman" w:cs="Times New Roman"/>
          <w:color w:val="000000" w:themeColor="text1"/>
          <w:sz w:val="24"/>
          <w:szCs w:val="24"/>
        </w:rPr>
        <w:t xml:space="preserve"> </w:t>
      </w:r>
      <w:r w:rsidR="31E9A22D" w:rsidRPr="1D2C8E56">
        <w:rPr>
          <w:rFonts w:ascii="Times New Roman" w:eastAsia="Times New Roman" w:hAnsi="Times New Roman" w:cs="Times New Roman"/>
          <w:color w:val="000000" w:themeColor="text1"/>
          <w:sz w:val="24"/>
          <w:szCs w:val="24"/>
        </w:rPr>
        <w:t>composting efforts</w:t>
      </w:r>
      <w:r w:rsidR="4A63B004" w:rsidRPr="1D2C8E56">
        <w:rPr>
          <w:rFonts w:ascii="Times New Roman" w:eastAsia="Times New Roman" w:hAnsi="Times New Roman" w:cs="Times New Roman"/>
          <w:color w:val="000000" w:themeColor="text1"/>
          <w:sz w:val="24"/>
          <w:szCs w:val="24"/>
        </w:rPr>
        <w:t xml:space="preserve"> (see fig.1)</w:t>
      </w:r>
      <w:r w:rsidR="31E9A22D" w:rsidRPr="1D2C8E56">
        <w:rPr>
          <w:rFonts w:ascii="Times New Roman" w:eastAsia="Times New Roman" w:hAnsi="Times New Roman" w:cs="Times New Roman"/>
          <w:color w:val="000000" w:themeColor="text1"/>
          <w:sz w:val="24"/>
          <w:szCs w:val="24"/>
        </w:rPr>
        <w:t>.</w:t>
      </w:r>
      <w:r w:rsidR="1E9E2044" w:rsidRPr="1D2C8E56">
        <w:rPr>
          <w:rFonts w:ascii="Times New Roman" w:eastAsia="Times New Roman" w:hAnsi="Times New Roman" w:cs="Times New Roman"/>
          <w:color w:val="000000" w:themeColor="text1"/>
          <w:sz w:val="24"/>
          <w:szCs w:val="24"/>
        </w:rPr>
        <w:t xml:space="preserve"> </w:t>
      </w:r>
      <w:r w:rsidR="6962C414" w:rsidRPr="1D2C8E56">
        <w:rPr>
          <w:rFonts w:ascii="Times New Roman" w:eastAsia="Times New Roman" w:hAnsi="Times New Roman" w:cs="Times New Roman"/>
          <w:color w:val="000000" w:themeColor="text1"/>
          <w:sz w:val="24"/>
          <w:szCs w:val="24"/>
        </w:rPr>
        <w:t xml:space="preserve">This program composts 30 tons of waste on campus every year. </w:t>
      </w:r>
      <w:r w:rsidR="008A6D81" w:rsidRPr="008A6D81">
        <w:rPr>
          <w:rFonts w:ascii="Times New Roman" w:eastAsia="Times New Roman" w:hAnsi="Times New Roman" w:cs="Times New Roman"/>
          <w:color w:val="000000" w:themeColor="text1"/>
          <w:sz w:val="24"/>
          <w:szCs w:val="24"/>
        </w:rPr>
        <w:t>When</w:t>
      </w:r>
      <w:r w:rsidR="6962C414" w:rsidRPr="1D2C8E56">
        <w:rPr>
          <w:rFonts w:ascii="Times New Roman" w:eastAsia="Times New Roman" w:hAnsi="Times New Roman" w:cs="Times New Roman"/>
          <w:color w:val="000000" w:themeColor="text1"/>
          <w:sz w:val="24"/>
          <w:szCs w:val="24"/>
        </w:rPr>
        <w:t xml:space="preserve"> decomposing in a landfill</w:t>
      </w:r>
      <w:r w:rsidR="6ABAD680" w:rsidRPr="052847FD">
        <w:rPr>
          <w:rFonts w:ascii="Times New Roman" w:eastAsia="Times New Roman" w:hAnsi="Times New Roman" w:cs="Times New Roman"/>
          <w:color w:val="000000" w:themeColor="text1"/>
          <w:sz w:val="24"/>
          <w:szCs w:val="24"/>
        </w:rPr>
        <w:t>,</w:t>
      </w:r>
      <w:r w:rsidR="6962C414" w:rsidRPr="1D2C8E56">
        <w:rPr>
          <w:rFonts w:ascii="Times New Roman" w:eastAsia="Times New Roman" w:hAnsi="Times New Roman" w:cs="Times New Roman"/>
          <w:color w:val="000000" w:themeColor="text1"/>
          <w:sz w:val="24"/>
          <w:szCs w:val="24"/>
        </w:rPr>
        <w:t xml:space="preserve"> </w:t>
      </w:r>
      <w:r w:rsidR="008A6D81" w:rsidRPr="008A6D81">
        <w:rPr>
          <w:rFonts w:ascii="Times New Roman" w:eastAsia="Times New Roman" w:hAnsi="Times New Roman" w:cs="Times New Roman"/>
          <w:color w:val="000000" w:themeColor="text1"/>
          <w:sz w:val="24"/>
          <w:szCs w:val="24"/>
        </w:rPr>
        <w:t xml:space="preserve">this waste </w:t>
      </w:r>
      <w:r w:rsidR="6962C414" w:rsidRPr="1D2C8E56">
        <w:rPr>
          <w:rFonts w:ascii="Times New Roman" w:eastAsia="Times New Roman" w:hAnsi="Times New Roman" w:cs="Times New Roman"/>
          <w:color w:val="000000" w:themeColor="text1"/>
          <w:sz w:val="24"/>
          <w:szCs w:val="24"/>
        </w:rPr>
        <w:t xml:space="preserve">releases greenhouse gas 21 times more </w:t>
      </w:r>
      <w:r w:rsidR="3CF92E11" w:rsidRPr="1D2C8E56">
        <w:rPr>
          <w:rFonts w:ascii="Times New Roman" w:eastAsia="Times New Roman" w:hAnsi="Times New Roman" w:cs="Times New Roman"/>
          <w:color w:val="000000" w:themeColor="text1"/>
          <w:sz w:val="24"/>
          <w:szCs w:val="24"/>
        </w:rPr>
        <w:t xml:space="preserve">harmful to the environment than carbon dioxide. As of right now, one person operates this facility. </w:t>
      </w:r>
      <w:r w:rsidR="6CA06773" w:rsidRPr="1D2C8E56">
        <w:rPr>
          <w:rFonts w:ascii="Times New Roman" w:eastAsia="Times New Roman" w:hAnsi="Times New Roman" w:cs="Times New Roman"/>
          <w:color w:val="000000" w:themeColor="text1"/>
          <w:sz w:val="24"/>
          <w:szCs w:val="24"/>
        </w:rPr>
        <w:t xml:space="preserve">Sustainability </w:t>
      </w:r>
      <w:r w:rsidR="68B45C99" w:rsidRPr="1D2C8E56">
        <w:rPr>
          <w:rFonts w:ascii="Times New Roman" w:eastAsia="Times New Roman" w:hAnsi="Times New Roman" w:cs="Times New Roman"/>
          <w:color w:val="000000" w:themeColor="text1"/>
          <w:sz w:val="24"/>
          <w:szCs w:val="24"/>
        </w:rPr>
        <w:t>C</w:t>
      </w:r>
      <w:r w:rsidR="6CA06773" w:rsidRPr="1D2C8E56">
        <w:rPr>
          <w:rFonts w:ascii="Times New Roman" w:eastAsia="Times New Roman" w:hAnsi="Times New Roman" w:cs="Times New Roman"/>
          <w:color w:val="000000" w:themeColor="text1"/>
          <w:sz w:val="24"/>
          <w:szCs w:val="24"/>
        </w:rPr>
        <w:t xml:space="preserve">oordinator </w:t>
      </w:r>
      <w:r w:rsidR="62E222C6" w:rsidRPr="1D2C8E56">
        <w:rPr>
          <w:rFonts w:ascii="Times New Roman" w:eastAsia="Times New Roman" w:hAnsi="Times New Roman" w:cs="Times New Roman"/>
          <w:color w:val="000000" w:themeColor="text1"/>
          <w:sz w:val="24"/>
          <w:szCs w:val="24"/>
        </w:rPr>
        <w:t xml:space="preserve">Bhargavi </w:t>
      </w:r>
      <w:r w:rsidR="6CA06773" w:rsidRPr="1D2C8E56">
        <w:rPr>
          <w:rFonts w:ascii="Times New Roman" w:eastAsia="Times New Roman" w:hAnsi="Times New Roman" w:cs="Times New Roman"/>
          <w:color w:val="000000" w:themeColor="text1"/>
          <w:sz w:val="24"/>
          <w:szCs w:val="24"/>
        </w:rPr>
        <w:t>J</w:t>
      </w:r>
      <w:r w:rsidR="3B5ED024" w:rsidRPr="1D2C8E56">
        <w:rPr>
          <w:rFonts w:ascii="Times New Roman" w:eastAsia="Times New Roman" w:hAnsi="Times New Roman" w:cs="Times New Roman"/>
          <w:color w:val="000000" w:themeColor="text1"/>
          <w:sz w:val="24"/>
          <w:szCs w:val="24"/>
        </w:rPr>
        <w:t>e</w:t>
      </w:r>
      <w:r w:rsidR="6CA06773" w:rsidRPr="1D2C8E56">
        <w:rPr>
          <w:rFonts w:ascii="Times New Roman" w:eastAsia="Times New Roman" w:hAnsi="Times New Roman" w:cs="Times New Roman"/>
          <w:color w:val="000000" w:themeColor="text1"/>
          <w:sz w:val="24"/>
          <w:szCs w:val="24"/>
        </w:rPr>
        <w:t>yarajah is working to establish a volunteer program to help these e</w:t>
      </w:r>
      <w:r w:rsidR="3B75D07A" w:rsidRPr="1D2C8E56">
        <w:rPr>
          <w:rFonts w:ascii="Times New Roman" w:eastAsia="Times New Roman" w:hAnsi="Times New Roman" w:cs="Times New Roman"/>
          <w:color w:val="000000" w:themeColor="text1"/>
          <w:sz w:val="24"/>
          <w:szCs w:val="24"/>
        </w:rPr>
        <w:t>fforts</w:t>
      </w:r>
      <w:r w:rsidR="3C487340" w:rsidRPr="2ED1A61B">
        <w:rPr>
          <w:rFonts w:ascii="Times New Roman" w:eastAsia="Times New Roman" w:hAnsi="Times New Roman" w:cs="Times New Roman"/>
          <w:color w:val="000000" w:themeColor="text1"/>
          <w:sz w:val="24"/>
          <w:szCs w:val="24"/>
        </w:rPr>
        <w:t>.</w:t>
      </w:r>
    </w:p>
    <w:p w14:paraId="38EA0AC1" w14:textId="1B551440" w:rsidR="0D87B360" w:rsidRDefault="148B55B7" w:rsidP="00877791">
      <w:pPr>
        <w:spacing w:line="48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4E74FC55" wp14:editId="113DDBD1">
            <wp:extent cx="3453031" cy="2460284"/>
            <wp:effectExtent l="0" t="0" r="5715" b="0"/>
            <wp:docPr id="1105749765" name="Picture 110574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749765"/>
                    <pic:cNvPicPr/>
                  </pic:nvPicPr>
                  <pic:blipFill>
                    <a:blip r:embed="rId14">
                      <a:extLst>
                        <a:ext uri="{28A0092B-C50C-407E-A947-70E740481C1C}">
                          <a14:useLocalDpi xmlns:a14="http://schemas.microsoft.com/office/drawing/2010/main" val="0"/>
                        </a:ext>
                      </a:extLst>
                    </a:blip>
                    <a:stretch>
                      <a:fillRect/>
                    </a:stretch>
                  </pic:blipFill>
                  <pic:spPr>
                    <a:xfrm>
                      <a:off x="0" y="0"/>
                      <a:ext cx="3453031" cy="2460284"/>
                    </a:xfrm>
                    <a:prstGeom prst="rect">
                      <a:avLst/>
                    </a:prstGeom>
                  </pic:spPr>
                </pic:pic>
              </a:graphicData>
            </a:graphic>
          </wp:inline>
        </w:drawing>
      </w:r>
    </w:p>
    <w:p w14:paraId="51B56CF7" w14:textId="350C8C2E" w:rsidR="1D2C8E56" w:rsidRDefault="71DFCDFC" w:rsidP="00877791">
      <w:pPr>
        <w:spacing w:line="480" w:lineRule="auto"/>
        <w:ind w:left="567" w:hanging="567"/>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 xml:space="preserve">Fig.1. Food waste composted from </w:t>
      </w:r>
      <w:r w:rsidR="28D13E09" w:rsidRPr="1D2C8E56">
        <w:rPr>
          <w:rFonts w:ascii="Times New Roman" w:eastAsia="Times New Roman" w:hAnsi="Times New Roman" w:cs="Times New Roman"/>
          <w:sz w:val="24"/>
          <w:szCs w:val="24"/>
        </w:rPr>
        <w:t xml:space="preserve">UTA Sustainability. “Community Garden and Composting.” </w:t>
      </w:r>
      <w:r w:rsidR="28D13E09" w:rsidRPr="658E18D6">
        <w:rPr>
          <w:rFonts w:ascii="Times New Roman" w:eastAsia="Times New Roman" w:hAnsi="Times New Roman" w:cs="Times New Roman"/>
          <w:i/>
          <w:iCs/>
          <w:sz w:val="24"/>
          <w:szCs w:val="24"/>
        </w:rPr>
        <w:t>UTA Sustainability</w:t>
      </w:r>
      <w:r w:rsidR="28D13E09" w:rsidRPr="658E18D6">
        <w:rPr>
          <w:rFonts w:ascii="Times New Roman" w:eastAsia="Times New Roman" w:hAnsi="Times New Roman" w:cs="Times New Roman"/>
          <w:sz w:val="24"/>
          <w:szCs w:val="24"/>
        </w:rPr>
        <w:t>, 13 May 2021, https://sustainability.uta.edu/community-garden-and-composting/.</w:t>
      </w:r>
    </w:p>
    <w:p w14:paraId="48FDD7B8" w14:textId="12BCE231" w:rsidR="65E6C74F" w:rsidRPr="00D54BA6" w:rsidRDefault="4D1C6673" w:rsidP="26B6BB71">
      <w:pPr>
        <w:spacing w:line="480" w:lineRule="auto"/>
        <w:ind w:firstLine="567"/>
        <w:rPr>
          <w:rFonts w:ascii="Times New Roman" w:eastAsia="Times New Roman" w:hAnsi="Times New Roman" w:cs="Times New Roman"/>
          <w:sz w:val="24"/>
          <w:szCs w:val="24"/>
        </w:rPr>
      </w:pPr>
      <w:r w:rsidRPr="1D2C8E56">
        <w:rPr>
          <w:rFonts w:ascii="Times New Roman" w:eastAsia="Times New Roman" w:hAnsi="Times New Roman" w:cs="Times New Roman"/>
          <w:color w:val="000000" w:themeColor="text1"/>
          <w:sz w:val="24"/>
          <w:szCs w:val="24"/>
        </w:rPr>
        <w:t>J</w:t>
      </w:r>
      <w:r w:rsidR="51A910C1" w:rsidRPr="1D2C8E56">
        <w:rPr>
          <w:rFonts w:ascii="Times New Roman" w:eastAsia="Times New Roman" w:hAnsi="Times New Roman" w:cs="Times New Roman"/>
          <w:color w:val="000000" w:themeColor="text1"/>
          <w:sz w:val="24"/>
          <w:szCs w:val="24"/>
        </w:rPr>
        <w:t>e</w:t>
      </w:r>
      <w:r w:rsidRPr="1D2C8E56">
        <w:rPr>
          <w:rFonts w:ascii="Times New Roman" w:eastAsia="Times New Roman" w:hAnsi="Times New Roman" w:cs="Times New Roman"/>
          <w:color w:val="000000" w:themeColor="text1"/>
          <w:sz w:val="24"/>
          <w:szCs w:val="24"/>
        </w:rPr>
        <w:t xml:space="preserve">yarajah said we </w:t>
      </w:r>
      <w:r w:rsidR="002B27EB" w:rsidRPr="002B27EB">
        <w:rPr>
          <w:rFonts w:ascii="Times New Roman" w:eastAsia="Times New Roman" w:hAnsi="Times New Roman" w:cs="Times New Roman"/>
          <w:color w:val="000000" w:themeColor="text1"/>
          <w:sz w:val="24"/>
          <w:szCs w:val="24"/>
        </w:rPr>
        <w:t>could</w:t>
      </w:r>
      <w:r w:rsidRPr="1D2C8E56">
        <w:rPr>
          <w:rFonts w:ascii="Times New Roman" w:eastAsia="Times New Roman" w:hAnsi="Times New Roman" w:cs="Times New Roman"/>
          <w:color w:val="000000" w:themeColor="text1"/>
          <w:sz w:val="24"/>
          <w:szCs w:val="24"/>
        </w:rPr>
        <w:t xml:space="preserve"> use </w:t>
      </w:r>
      <w:r w:rsidR="44F62F3C" w:rsidRPr="1D2C8E56">
        <w:rPr>
          <w:rFonts w:ascii="Times New Roman" w:eastAsia="Times New Roman" w:hAnsi="Times New Roman" w:cs="Times New Roman"/>
          <w:color w:val="000000" w:themeColor="text1"/>
          <w:sz w:val="24"/>
          <w:szCs w:val="24"/>
        </w:rPr>
        <w:t xml:space="preserve">their facility’s </w:t>
      </w:r>
      <w:r w:rsidRPr="1D2C8E56">
        <w:rPr>
          <w:rFonts w:ascii="Times New Roman" w:eastAsia="Times New Roman" w:hAnsi="Times New Roman" w:cs="Times New Roman"/>
          <w:color w:val="000000" w:themeColor="text1"/>
          <w:sz w:val="24"/>
          <w:szCs w:val="24"/>
        </w:rPr>
        <w:t>compost</w:t>
      </w:r>
      <w:r w:rsidR="002B27EB" w:rsidRPr="002B27EB">
        <w:rPr>
          <w:rFonts w:ascii="Times New Roman" w:eastAsia="Times New Roman" w:hAnsi="Times New Roman" w:cs="Times New Roman"/>
          <w:color w:val="000000" w:themeColor="text1"/>
          <w:sz w:val="24"/>
          <w:szCs w:val="24"/>
        </w:rPr>
        <w:t xml:space="preserve"> for our current project, </w:t>
      </w:r>
      <w:r w:rsidRPr="1D2C8E56">
        <w:rPr>
          <w:rFonts w:ascii="Times New Roman" w:eastAsia="Times New Roman" w:hAnsi="Times New Roman" w:cs="Times New Roman"/>
          <w:color w:val="000000" w:themeColor="text1"/>
          <w:sz w:val="24"/>
          <w:szCs w:val="24"/>
        </w:rPr>
        <w:t>but she was unsure about edible plants</w:t>
      </w:r>
      <w:r w:rsidR="0B338190" w:rsidRPr="1D2C8E56">
        <w:rPr>
          <w:rFonts w:ascii="Times New Roman" w:eastAsia="Times New Roman" w:hAnsi="Times New Roman" w:cs="Times New Roman"/>
          <w:color w:val="000000" w:themeColor="text1"/>
          <w:sz w:val="24"/>
          <w:szCs w:val="24"/>
        </w:rPr>
        <w:t xml:space="preserve">. </w:t>
      </w:r>
      <w:r w:rsidR="06EAAB80" w:rsidRPr="1D2C8E56">
        <w:rPr>
          <w:rFonts w:ascii="Times New Roman" w:eastAsia="Times New Roman" w:hAnsi="Times New Roman" w:cs="Times New Roman"/>
          <w:color w:val="000000" w:themeColor="text1"/>
          <w:sz w:val="24"/>
          <w:szCs w:val="24"/>
        </w:rPr>
        <w:t xml:space="preserve">During our </w:t>
      </w:r>
      <w:r w:rsidR="528A1360" w:rsidRPr="1D2C8E56">
        <w:rPr>
          <w:rFonts w:ascii="Times New Roman" w:eastAsia="Times New Roman" w:hAnsi="Times New Roman" w:cs="Times New Roman"/>
          <w:color w:val="000000" w:themeColor="text1"/>
          <w:sz w:val="24"/>
          <w:szCs w:val="24"/>
        </w:rPr>
        <w:t xml:space="preserve">interview, we gathered </w:t>
      </w:r>
      <w:r w:rsidR="106BD152" w:rsidRPr="03B8AAD5">
        <w:rPr>
          <w:rFonts w:ascii="Times New Roman" w:eastAsia="Times New Roman" w:hAnsi="Times New Roman" w:cs="Times New Roman"/>
          <w:color w:val="000000" w:themeColor="text1"/>
          <w:sz w:val="24"/>
          <w:szCs w:val="24"/>
        </w:rPr>
        <w:t>her</w:t>
      </w:r>
      <w:r w:rsidR="528A1360" w:rsidRPr="1D2C8E56">
        <w:rPr>
          <w:rFonts w:ascii="Times New Roman" w:eastAsia="Times New Roman" w:hAnsi="Times New Roman" w:cs="Times New Roman"/>
          <w:color w:val="000000" w:themeColor="text1"/>
          <w:sz w:val="24"/>
          <w:szCs w:val="24"/>
        </w:rPr>
        <w:t xml:space="preserve"> </w:t>
      </w:r>
      <w:r w:rsidR="324B2C62" w:rsidRPr="0E5AD7F2">
        <w:rPr>
          <w:rFonts w:ascii="Times New Roman" w:eastAsia="Times New Roman" w:hAnsi="Times New Roman" w:cs="Times New Roman"/>
          <w:color w:val="000000" w:themeColor="text1"/>
          <w:sz w:val="24"/>
          <w:szCs w:val="24"/>
        </w:rPr>
        <w:t>belie</w:t>
      </w:r>
      <w:r w:rsidR="7958E57F" w:rsidRPr="0E5AD7F2">
        <w:rPr>
          <w:rFonts w:ascii="Times New Roman" w:eastAsia="Times New Roman" w:hAnsi="Times New Roman" w:cs="Times New Roman"/>
          <w:color w:val="000000" w:themeColor="text1"/>
          <w:sz w:val="24"/>
          <w:szCs w:val="24"/>
        </w:rPr>
        <w:t xml:space="preserve">f </w:t>
      </w:r>
      <w:r w:rsidR="7958E57F" w:rsidRPr="496946C1">
        <w:rPr>
          <w:rFonts w:ascii="Times New Roman" w:eastAsia="Times New Roman" w:hAnsi="Times New Roman" w:cs="Times New Roman"/>
          <w:color w:val="000000" w:themeColor="text1"/>
          <w:sz w:val="24"/>
          <w:szCs w:val="24"/>
        </w:rPr>
        <w:t>that</w:t>
      </w:r>
      <w:r w:rsidR="528A1360" w:rsidRPr="1D2C8E56">
        <w:rPr>
          <w:rFonts w:ascii="Times New Roman" w:eastAsia="Times New Roman" w:hAnsi="Times New Roman" w:cs="Times New Roman"/>
          <w:color w:val="000000" w:themeColor="text1"/>
          <w:sz w:val="24"/>
          <w:szCs w:val="24"/>
        </w:rPr>
        <w:t xml:space="preserve"> the garden would become “the heart of sustainability projects</w:t>
      </w:r>
      <w:r w:rsidR="002B27EB" w:rsidRPr="002B27EB">
        <w:rPr>
          <w:rFonts w:ascii="Times New Roman" w:eastAsia="Times New Roman" w:hAnsi="Times New Roman" w:cs="Times New Roman"/>
          <w:color w:val="000000" w:themeColor="text1"/>
          <w:sz w:val="24"/>
          <w:szCs w:val="24"/>
        </w:rPr>
        <w:t>”</w:t>
      </w:r>
      <w:r w:rsidR="6FB4AD82" w:rsidRPr="1D2C8E56">
        <w:rPr>
          <w:rFonts w:ascii="Times New Roman" w:eastAsia="Times New Roman" w:hAnsi="Times New Roman" w:cs="Times New Roman"/>
          <w:color w:val="000000" w:themeColor="text1"/>
          <w:sz w:val="24"/>
          <w:szCs w:val="24"/>
        </w:rPr>
        <w:t xml:space="preserve"> and a space to “volunteer, socialize, </w:t>
      </w:r>
      <w:r w:rsidR="0F3A9388" w:rsidRPr="1D2C8E56">
        <w:rPr>
          <w:rFonts w:ascii="Times New Roman" w:eastAsia="Times New Roman" w:hAnsi="Times New Roman" w:cs="Times New Roman"/>
          <w:color w:val="000000" w:themeColor="text1"/>
          <w:sz w:val="24"/>
          <w:szCs w:val="24"/>
        </w:rPr>
        <w:t xml:space="preserve">and </w:t>
      </w:r>
      <w:r w:rsidR="6FB4AD82" w:rsidRPr="1D2C8E56">
        <w:rPr>
          <w:rFonts w:ascii="Times New Roman" w:eastAsia="Times New Roman" w:hAnsi="Times New Roman" w:cs="Times New Roman"/>
          <w:color w:val="000000" w:themeColor="text1"/>
          <w:sz w:val="24"/>
          <w:szCs w:val="24"/>
        </w:rPr>
        <w:t xml:space="preserve">have healthy </w:t>
      </w:r>
      <w:r w:rsidR="3C71D5BB" w:rsidRPr="1D2C8E56">
        <w:rPr>
          <w:rFonts w:ascii="Times New Roman" w:eastAsia="Times New Roman" w:hAnsi="Times New Roman" w:cs="Times New Roman"/>
          <w:color w:val="000000" w:themeColor="text1"/>
          <w:sz w:val="24"/>
          <w:szCs w:val="24"/>
        </w:rPr>
        <w:t>food</w:t>
      </w:r>
      <w:r w:rsidR="1022F27C" w:rsidRPr="1D2C8E56">
        <w:rPr>
          <w:rFonts w:ascii="Times New Roman" w:eastAsia="Times New Roman" w:hAnsi="Times New Roman" w:cs="Times New Roman"/>
          <w:color w:val="000000" w:themeColor="text1"/>
          <w:sz w:val="24"/>
          <w:szCs w:val="24"/>
        </w:rPr>
        <w:t>.” The garden, she also noted</w:t>
      </w:r>
      <w:r w:rsidR="2EF9EC86" w:rsidRPr="3806C6C1">
        <w:rPr>
          <w:rFonts w:ascii="Times New Roman" w:eastAsia="Times New Roman" w:hAnsi="Times New Roman" w:cs="Times New Roman"/>
          <w:color w:val="000000" w:themeColor="text1"/>
          <w:sz w:val="24"/>
          <w:szCs w:val="24"/>
        </w:rPr>
        <w:t>,</w:t>
      </w:r>
      <w:r w:rsidR="1022F27C" w:rsidRPr="1D2C8E56">
        <w:rPr>
          <w:rFonts w:ascii="Times New Roman" w:eastAsia="Times New Roman" w:hAnsi="Times New Roman" w:cs="Times New Roman"/>
          <w:color w:val="000000" w:themeColor="text1"/>
          <w:sz w:val="24"/>
          <w:szCs w:val="24"/>
        </w:rPr>
        <w:t xml:space="preserve"> would have the added benefits of “reducing food miles and being a carbon sink.” </w:t>
      </w:r>
      <w:r w:rsidR="7805A17E" w:rsidRPr="1D2C8E56">
        <w:rPr>
          <w:rFonts w:ascii="Times New Roman" w:eastAsia="Times New Roman" w:hAnsi="Times New Roman" w:cs="Times New Roman"/>
          <w:color w:val="000000" w:themeColor="text1"/>
          <w:sz w:val="24"/>
          <w:szCs w:val="24"/>
        </w:rPr>
        <w:t>(</w:t>
      </w:r>
      <w:r w:rsidR="1022F27C" w:rsidRPr="1D2C8E56">
        <w:rPr>
          <w:rFonts w:ascii="Times New Roman" w:eastAsia="Times New Roman" w:hAnsi="Times New Roman" w:cs="Times New Roman"/>
          <w:color w:val="000000" w:themeColor="text1"/>
          <w:sz w:val="24"/>
          <w:szCs w:val="24"/>
        </w:rPr>
        <w:t xml:space="preserve">A carbon sink </w:t>
      </w:r>
      <w:r w:rsidR="3550532A" w:rsidRPr="1D2C8E56">
        <w:rPr>
          <w:rFonts w:ascii="Times New Roman" w:eastAsia="Times New Roman" w:hAnsi="Times New Roman" w:cs="Times New Roman"/>
          <w:color w:val="000000" w:themeColor="text1"/>
          <w:sz w:val="24"/>
          <w:szCs w:val="24"/>
        </w:rPr>
        <w:t>is anything that absorbs more carbon than it releases.</w:t>
      </w:r>
      <w:r w:rsidR="5814C235" w:rsidRPr="1D2C8E56">
        <w:rPr>
          <w:rFonts w:ascii="Times New Roman" w:eastAsia="Times New Roman" w:hAnsi="Times New Roman" w:cs="Times New Roman"/>
          <w:color w:val="000000" w:themeColor="text1"/>
          <w:sz w:val="24"/>
          <w:szCs w:val="24"/>
        </w:rPr>
        <w:t>)</w:t>
      </w:r>
      <w:r w:rsidR="3F9C4B61" w:rsidRPr="1D2C8E56">
        <w:rPr>
          <w:rFonts w:ascii="Times New Roman" w:eastAsia="Times New Roman" w:hAnsi="Times New Roman" w:cs="Times New Roman"/>
          <w:color w:val="000000" w:themeColor="text1"/>
          <w:sz w:val="24"/>
          <w:szCs w:val="24"/>
        </w:rPr>
        <w:t xml:space="preserve"> This is great for the </w:t>
      </w:r>
      <w:r w:rsidR="17523BB8" w:rsidRPr="1D2C8E56">
        <w:rPr>
          <w:rFonts w:ascii="Times New Roman" w:eastAsia="Times New Roman" w:hAnsi="Times New Roman" w:cs="Times New Roman"/>
          <w:color w:val="000000" w:themeColor="text1"/>
          <w:sz w:val="24"/>
          <w:szCs w:val="24"/>
        </w:rPr>
        <w:t>environment</w:t>
      </w:r>
      <w:r w:rsidR="3F9C4B61" w:rsidRPr="1D2C8E56">
        <w:rPr>
          <w:rFonts w:ascii="Times New Roman" w:eastAsia="Times New Roman" w:hAnsi="Times New Roman" w:cs="Times New Roman"/>
          <w:color w:val="000000" w:themeColor="text1"/>
          <w:sz w:val="24"/>
          <w:szCs w:val="24"/>
        </w:rPr>
        <w:t xml:space="preserve"> because 45% of the excess carbon humans produce in the </w:t>
      </w:r>
      <w:r w:rsidR="03C1E9CD" w:rsidRPr="1D2C8E56">
        <w:rPr>
          <w:rFonts w:ascii="Times New Roman" w:eastAsia="Times New Roman" w:hAnsi="Times New Roman" w:cs="Times New Roman"/>
          <w:color w:val="000000" w:themeColor="text1"/>
          <w:sz w:val="24"/>
          <w:szCs w:val="24"/>
        </w:rPr>
        <w:t>atmosphere</w:t>
      </w:r>
      <w:r w:rsidR="3F9C4B61" w:rsidRPr="1D2C8E56">
        <w:rPr>
          <w:rFonts w:ascii="Times New Roman" w:eastAsia="Times New Roman" w:hAnsi="Times New Roman" w:cs="Times New Roman"/>
          <w:color w:val="000000" w:themeColor="text1"/>
          <w:sz w:val="24"/>
          <w:szCs w:val="24"/>
        </w:rPr>
        <w:t xml:space="preserve">. </w:t>
      </w:r>
      <w:r w:rsidR="07FB8AA9" w:rsidRPr="1D2C8E56">
        <w:rPr>
          <w:rFonts w:ascii="Times New Roman" w:eastAsia="Times New Roman" w:hAnsi="Times New Roman" w:cs="Times New Roman"/>
          <w:color w:val="000000" w:themeColor="text1"/>
          <w:sz w:val="24"/>
          <w:szCs w:val="24"/>
        </w:rPr>
        <w:t>This</w:t>
      </w:r>
      <w:r w:rsidR="421CAD6F" w:rsidRPr="1D2C8E56">
        <w:rPr>
          <w:rFonts w:ascii="Times New Roman" w:eastAsia="Times New Roman" w:hAnsi="Times New Roman" w:cs="Times New Roman"/>
          <w:color w:val="000000" w:themeColor="text1"/>
          <w:sz w:val="24"/>
          <w:szCs w:val="24"/>
        </w:rPr>
        <w:t xml:space="preserve"> </w:t>
      </w:r>
      <w:r w:rsidR="67709F6C" w:rsidRPr="3695C1A2">
        <w:rPr>
          <w:rFonts w:ascii="Times New Roman" w:eastAsia="Times New Roman" w:hAnsi="Times New Roman" w:cs="Times New Roman"/>
          <w:color w:val="000000" w:themeColor="text1"/>
          <w:sz w:val="24"/>
          <w:szCs w:val="24"/>
        </w:rPr>
        <w:t>warm</w:t>
      </w:r>
      <w:r w:rsidR="329831FE" w:rsidRPr="3695C1A2">
        <w:rPr>
          <w:rFonts w:ascii="Times New Roman" w:eastAsia="Times New Roman" w:hAnsi="Times New Roman" w:cs="Times New Roman"/>
          <w:color w:val="000000" w:themeColor="text1"/>
          <w:sz w:val="24"/>
          <w:szCs w:val="24"/>
        </w:rPr>
        <w:t>ed</w:t>
      </w:r>
      <w:r w:rsidR="421CAD6F" w:rsidRPr="1D2C8E56">
        <w:rPr>
          <w:rFonts w:ascii="Times New Roman" w:eastAsia="Times New Roman" w:hAnsi="Times New Roman" w:cs="Times New Roman"/>
          <w:color w:val="000000" w:themeColor="text1"/>
          <w:sz w:val="24"/>
          <w:szCs w:val="24"/>
        </w:rPr>
        <w:t xml:space="preserve"> the </w:t>
      </w:r>
      <w:r w:rsidR="3EC8D52A" w:rsidRPr="262EF756">
        <w:rPr>
          <w:rFonts w:ascii="Times New Roman" w:eastAsia="Times New Roman" w:hAnsi="Times New Roman" w:cs="Times New Roman"/>
          <w:color w:val="000000" w:themeColor="text1"/>
          <w:sz w:val="24"/>
          <w:szCs w:val="24"/>
        </w:rPr>
        <w:t>atmosphere</w:t>
      </w:r>
      <w:r w:rsidR="67F4848C" w:rsidRPr="262EF756">
        <w:rPr>
          <w:rFonts w:ascii="Times New Roman" w:eastAsia="Times New Roman" w:hAnsi="Times New Roman" w:cs="Times New Roman"/>
          <w:color w:val="000000" w:themeColor="text1"/>
          <w:sz w:val="24"/>
          <w:szCs w:val="24"/>
        </w:rPr>
        <w:t xml:space="preserve"> </w:t>
      </w:r>
      <w:r w:rsidR="46A482A9" w:rsidRPr="262EF756">
        <w:rPr>
          <w:rFonts w:ascii="Times New Roman" w:eastAsia="Times New Roman" w:hAnsi="Times New Roman" w:cs="Times New Roman"/>
          <w:color w:val="000000" w:themeColor="text1"/>
          <w:sz w:val="24"/>
          <w:szCs w:val="24"/>
        </w:rPr>
        <w:t>and</w:t>
      </w:r>
      <w:r w:rsidR="35090020" w:rsidRPr="1D2C8E56">
        <w:rPr>
          <w:rFonts w:ascii="Times New Roman" w:eastAsia="Times New Roman" w:hAnsi="Times New Roman" w:cs="Times New Roman"/>
          <w:color w:val="000000" w:themeColor="text1"/>
          <w:sz w:val="24"/>
          <w:szCs w:val="24"/>
        </w:rPr>
        <w:t xml:space="preserve"> caused temperatures to rise by 0.6 degrees </w:t>
      </w:r>
      <w:r w:rsidR="551A2D7A" w:rsidRPr="1D2C8E56">
        <w:rPr>
          <w:rFonts w:ascii="Times New Roman" w:eastAsia="Times New Roman" w:hAnsi="Times New Roman" w:cs="Times New Roman"/>
          <w:color w:val="000000" w:themeColor="text1"/>
          <w:sz w:val="24"/>
          <w:szCs w:val="24"/>
        </w:rPr>
        <w:t>Celsius (</w:t>
      </w:r>
      <w:r w:rsidR="35090020" w:rsidRPr="1D2C8E56">
        <w:rPr>
          <w:rFonts w:ascii="Times New Roman" w:eastAsia="Times New Roman" w:hAnsi="Times New Roman" w:cs="Times New Roman"/>
          <w:color w:val="000000" w:themeColor="text1"/>
          <w:sz w:val="24"/>
          <w:szCs w:val="24"/>
        </w:rPr>
        <w:t xml:space="preserve">1.4 degrees </w:t>
      </w:r>
      <w:r w:rsidR="781B0CB1" w:rsidRPr="1D2C8E56">
        <w:rPr>
          <w:rFonts w:ascii="Times New Roman" w:eastAsia="Times New Roman" w:hAnsi="Times New Roman" w:cs="Times New Roman"/>
          <w:color w:val="000000" w:themeColor="text1"/>
          <w:sz w:val="24"/>
          <w:szCs w:val="24"/>
        </w:rPr>
        <w:t>Fahrenheit</w:t>
      </w:r>
      <w:r w:rsidR="35090020" w:rsidRPr="1D2C8E56">
        <w:rPr>
          <w:rFonts w:ascii="Times New Roman" w:eastAsia="Times New Roman" w:hAnsi="Times New Roman" w:cs="Times New Roman"/>
          <w:color w:val="000000" w:themeColor="text1"/>
          <w:sz w:val="24"/>
          <w:szCs w:val="24"/>
        </w:rPr>
        <w:t>) since 1880</w:t>
      </w:r>
      <w:r w:rsidR="2C88D3AE" w:rsidRPr="1D2C8E56">
        <w:rPr>
          <w:rFonts w:ascii="Times New Roman" w:eastAsia="Times New Roman" w:hAnsi="Times New Roman" w:cs="Times New Roman"/>
          <w:color w:val="000000" w:themeColor="text1"/>
          <w:sz w:val="24"/>
          <w:szCs w:val="24"/>
        </w:rPr>
        <w:t xml:space="preserve"> (see Fig.2)</w:t>
      </w:r>
      <w:r w:rsidR="7DCAB8D8" w:rsidRPr="1D2C8E56">
        <w:rPr>
          <w:rFonts w:ascii="Times New Roman" w:eastAsia="Times New Roman" w:hAnsi="Times New Roman" w:cs="Times New Roman"/>
          <w:color w:val="000000" w:themeColor="text1"/>
          <w:sz w:val="24"/>
          <w:szCs w:val="24"/>
        </w:rPr>
        <w:t>.</w:t>
      </w:r>
      <w:r w:rsidR="5551F930" w:rsidRPr="1D2C8E56">
        <w:rPr>
          <w:rFonts w:ascii="Times New Roman" w:eastAsia="Times New Roman" w:hAnsi="Times New Roman" w:cs="Times New Roman"/>
          <w:color w:val="000000" w:themeColor="text1"/>
          <w:sz w:val="24"/>
          <w:szCs w:val="24"/>
        </w:rPr>
        <w:t xml:space="preserve"> </w:t>
      </w:r>
      <w:r w:rsidR="339CDB33" w:rsidRPr="658E18D6">
        <w:rPr>
          <w:rFonts w:ascii="Times New Roman" w:eastAsia="Times New Roman" w:hAnsi="Times New Roman" w:cs="Times New Roman"/>
          <w:color w:val="000000" w:themeColor="text1"/>
          <w:sz w:val="24"/>
          <w:szCs w:val="24"/>
        </w:rPr>
        <w:t>(National Aeronautics and Space Administration</w:t>
      </w:r>
      <w:r w:rsidR="00E914E6">
        <w:rPr>
          <w:rFonts w:ascii="Times New Roman" w:eastAsia="Times New Roman" w:hAnsi="Times New Roman" w:cs="Times New Roman"/>
          <w:color w:val="000000" w:themeColor="text1"/>
          <w:sz w:val="24"/>
          <w:szCs w:val="24"/>
        </w:rPr>
        <w:t xml:space="preserve"> (NASA)</w:t>
      </w:r>
      <w:r w:rsidR="002B27EB" w:rsidRPr="002B27EB">
        <w:rPr>
          <w:rFonts w:ascii="Times New Roman" w:eastAsia="Times New Roman" w:hAnsi="Times New Roman" w:cs="Times New Roman"/>
          <w:color w:val="000000" w:themeColor="text1"/>
          <w:sz w:val="24"/>
          <w:szCs w:val="24"/>
        </w:rPr>
        <w:t>)</w:t>
      </w:r>
    </w:p>
    <w:p w14:paraId="01940F1E" w14:textId="062C0CEC" w:rsidR="65E6C74F" w:rsidRPr="00D54BA6" w:rsidRDefault="65E6C74F" w:rsidP="26B6BB71">
      <w:pPr>
        <w:spacing w:line="480" w:lineRule="auto"/>
        <w:ind w:firstLine="567"/>
        <w:rPr>
          <w:rFonts w:ascii="Times New Roman" w:eastAsia="Times New Roman" w:hAnsi="Times New Roman" w:cs="Times New Roman"/>
          <w:color w:val="000000" w:themeColor="text1"/>
          <w:sz w:val="24"/>
          <w:szCs w:val="24"/>
        </w:rPr>
      </w:pPr>
    </w:p>
    <w:p w14:paraId="25378AAB" w14:textId="062C0CEC" w:rsidR="10A7556F" w:rsidRPr="00D54BA6" w:rsidRDefault="10A7556F" w:rsidP="0E6B7D98">
      <w:pPr>
        <w:spacing w:line="480" w:lineRule="auto"/>
        <w:ind w:firstLine="567"/>
        <w:rPr>
          <w:rFonts w:ascii="Times New Roman" w:eastAsia="Times New Roman" w:hAnsi="Times New Roman" w:cs="Times New Roman"/>
          <w:color w:val="000000" w:themeColor="text1"/>
          <w:sz w:val="24"/>
          <w:szCs w:val="24"/>
        </w:rPr>
      </w:pPr>
    </w:p>
    <w:p w14:paraId="0277447C" w14:textId="3B94C8C1" w:rsidR="10A7556F" w:rsidRDefault="002B27EB" w:rsidP="2C4A9911">
      <w:pPr>
        <w:spacing w:line="480" w:lineRule="auto"/>
        <w:ind w:firstLine="567"/>
        <w:rPr>
          <w:rFonts w:ascii="Times New Roman" w:eastAsia="Times New Roman" w:hAnsi="Times New Roman" w:cs="Times New Roman"/>
          <w:sz w:val="24"/>
          <w:szCs w:val="24"/>
        </w:rPr>
      </w:pPr>
      <w:r w:rsidRPr="34F59749">
        <w:rPr>
          <w:rFonts w:ascii="Times New Roman" w:eastAsia="Times New Roman" w:hAnsi="Times New Roman" w:cs="Times New Roman"/>
          <w:color w:val="000000" w:themeColor="text1"/>
          <w:sz w:val="24"/>
          <w:szCs w:val="24"/>
        </w:rPr>
        <w:lastRenderedPageBreak/>
        <w:t xml:space="preserve"> </w:t>
      </w:r>
      <w:r w:rsidR="65E6C74F">
        <w:drawing>
          <wp:inline distT="0" distB="0" distL="0" distR="0" wp14:anchorId="06BF3E08" wp14:editId="48CF4354">
            <wp:extent cx="5943600" cy="2524164"/>
            <wp:effectExtent l="0" t="0" r="0" b="0"/>
            <wp:docPr id="172603705" name="Picture 172603705" descr="Graph of carbon dioxide concentration and temperature from 1958 to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03705"/>
                    <pic:cNvPicPr/>
                  </pic:nvPicPr>
                  <pic:blipFill>
                    <a:blip r:embed="rId15">
                      <a:extLst>
                        <a:ext uri="{28A0092B-C50C-407E-A947-70E740481C1C}">
                          <a14:useLocalDpi xmlns:a14="http://schemas.microsoft.com/office/drawing/2010/main" val="0"/>
                        </a:ext>
                      </a:extLst>
                    </a:blip>
                    <a:srcRect b="50651"/>
                    <a:stretch>
                      <a:fillRect/>
                    </a:stretch>
                  </pic:blipFill>
                  <pic:spPr>
                    <a:xfrm>
                      <a:off x="0" y="0"/>
                      <a:ext cx="5943600" cy="2524164"/>
                    </a:xfrm>
                    <a:prstGeom prst="rect">
                      <a:avLst/>
                    </a:prstGeom>
                  </pic:spPr>
                </pic:pic>
              </a:graphicData>
            </a:graphic>
          </wp:inline>
        </w:drawing>
      </w:r>
      <w:r w:rsidR="10A7556F" w:rsidRPr="1D2C8E56">
        <w:rPr>
          <w:rFonts w:ascii="Times New Roman" w:eastAsia="Times New Roman" w:hAnsi="Times New Roman" w:cs="Times New Roman"/>
          <w:sz w:val="24"/>
          <w:szCs w:val="24"/>
        </w:rPr>
        <w:t>Fig. 2. Carbon Dioxide Concentration (ppm) from</w:t>
      </w:r>
      <w:r w:rsidR="6BE8C76E" w:rsidRPr="1D2C8E56">
        <w:rPr>
          <w:rFonts w:ascii="Times New Roman" w:eastAsia="Times New Roman" w:hAnsi="Times New Roman" w:cs="Times New Roman"/>
          <w:sz w:val="24"/>
          <w:szCs w:val="24"/>
        </w:rPr>
        <w:t xml:space="preserve"> “The Carbon Cycle.” </w:t>
      </w:r>
      <w:r w:rsidR="6BE8C76E" w:rsidRPr="658E18D6">
        <w:rPr>
          <w:rFonts w:ascii="Times New Roman" w:eastAsia="Times New Roman" w:hAnsi="Times New Roman" w:cs="Times New Roman"/>
          <w:i/>
          <w:iCs/>
          <w:sz w:val="24"/>
          <w:szCs w:val="24"/>
        </w:rPr>
        <w:t>NASA</w:t>
      </w:r>
      <w:r w:rsidR="6BE8C76E" w:rsidRPr="658E18D6">
        <w:rPr>
          <w:rFonts w:ascii="Times New Roman" w:eastAsia="Times New Roman" w:hAnsi="Times New Roman" w:cs="Times New Roman"/>
          <w:sz w:val="24"/>
          <w:szCs w:val="24"/>
        </w:rPr>
        <w:t>, NASA, 16 June 2011, https://earthobservatory.n</w:t>
      </w:r>
      <w:r w:rsidR="00BB595B">
        <w:rPr>
          <w:rFonts w:ascii="Times New Roman" w:eastAsia="Times New Roman" w:hAnsi="Times New Roman" w:cs="Times New Roman"/>
          <w:sz w:val="24"/>
          <w:szCs w:val="24"/>
        </w:rPr>
        <w:t>2</w:t>
      </w:r>
      <w:r w:rsidR="00C479FF">
        <w:rPr>
          <w:rFonts w:ascii="Times New Roman" w:eastAsia="Times New Roman" w:hAnsi="Times New Roman" w:cs="Times New Roman"/>
          <w:sz w:val="24"/>
          <w:szCs w:val="24"/>
        </w:rPr>
        <w:t>2</w:t>
      </w:r>
      <w:r w:rsidR="6BE8C76E" w:rsidRPr="658E18D6">
        <w:rPr>
          <w:rFonts w:ascii="Times New Roman" w:eastAsia="Times New Roman" w:hAnsi="Times New Roman" w:cs="Times New Roman"/>
          <w:sz w:val="24"/>
          <w:szCs w:val="24"/>
        </w:rPr>
        <w:t>asa.gov/features/CarbonCycle/page5.php.</w:t>
      </w:r>
    </w:p>
    <w:p w14:paraId="235A2142" w14:textId="3B94C8C1" w:rsidR="5F9069C5" w:rsidRDefault="70A84BAB" w:rsidP="55DBFDC2">
      <w:pPr>
        <w:spacing w:line="480" w:lineRule="auto"/>
        <w:rPr>
          <w:rFonts w:ascii="Times New Roman" w:eastAsia="Times New Roman" w:hAnsi="Times New Roman" w:cs="Times New Roman"/>
          <w:sz w:val="24"/>
          <w:szCs w:val="24"/>
        </w:rPr>
      </w:pPr>
      <w:r>
        <w:drawing>
          <wp:inline distT="0" distB="0" distL="0" distR="0" wp14:anchorId="48EA45A7" wp14:editId="4C82F11C">
            <wp:extent cx="5943600" cy="2562270"/>
            <wp:effectExtent l="0" t="0" r="0" b="0"/>
            <wp:docPr id="1314351034" name="Picture 172603705" descr="Graph of carbon dioxide concentration and temperature from 1958 to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03705"/>
                    <pic:cNvPicPr/>
                  </pic:nvPicPr>
                  <pic:blipFill>
                    <a:blip r:embed="rId15">
                      <a:extLst>
                        <a:ext uri="{28A0092B-C50C-407E-A947-70E740481C1C}">
                          <a14:useLocalDpi xmlns:a14="http://schemas.microsoft.com/office/drawing/2010/main" val="0"/>
                        </a:ext>
                      </a:extLst>
                    </a:blip>
                    <a:srcRect t="49906"/>
                    <a:stretch>
                      <a:fillRect/>
                    </a:stretch>
                  </pic:blipFill>
                  <pic:spPr>
                    <a:xfrm>
                      <a:off x="0" y="0"/>
                      <a:ext cx="5943600" cy="2562270"/>
                    </a:xfrm>
                    <a:prstGeom prst="rect">
                      <a:avLst/>
                    </a:prstGeom>
                  </pic:spPr>
                </pic:pic>
              </a:graphicData>
            </a:graphic>
          </wp:inline>
        </w:drawing>
      </w:r>
      <w:r w:rsidR="5F9069C5" w:rsidRPr="1D2C8E56">
        <w:rPr>
          <w:rFonts w:ascii="Times New Roman" w:eastAsia="Times New Roman" w:hAnsi="Times New Roman" w:cs="Times New Roman"/>
          <w:sz w:val="24"/>
          <w:szCs w:val="24"/>
        </w:rPr>
        <w:t xml:space="preserve">Fig. 3. Global Temperature Anomaly (in </w:t>
      </w:r>
      <w:r w:rsidR="5F9069C5" w:rsidRPr="1D2C8E56">
        <w:rPr>
          <w:rFonts w:ascii="Times New Roman" w:eastAsia="Times New Roman" w:hAnsi="Times New Roman" w:cs="Times New Roman"/>
          <w:sz w:val="24"/>
          <w:szCs w:val="24"/>
          <w:vertAlign w:val="superscript"/>
        </w:rPr>
        <w:t>o</w:t>
      </w:r>
      <w:r w:rsidR="5F9069C5" w:rsidRPr="1D2C8E56">
        <w:rPr>
          <w:rFonts w:ascii="Times New Roman" w:eastAsia="Times New Roman" w:hAnsi="Times New Roman" w:cs="Times New Roman"/>
          <w:sz w:val="24"/>
          <w:szCs w:val="24"/>
        </w:rPr>
        <w:t xml:space="preserve">C) from </w:t>
      </w:r>
      <w:r w:rsidR="5E9D8123" w:rsidRPr="1D2C8E56">
        <w:rPr>
          <w:rFonts w:ascii="Times New Roman" w:eastAsia="Times New Roman" w:hAnsi="Times New Roman" w:cs="Times New Roman"/>
          <w:sz w:val="24"/>
          <w:szCs w:val="24"/>
        </w:rPr>
        <w:t xml:space="preserve">“The Carbon Cycle.” </w:t>
      </w:r>
      <w:r w:rsidR="5E9D8123" w:rsidRPr="658E18D6">
        <w:rPr>
          <w:rFonts w:ascii="Times New Roman" w:eastAsia="Times New Roman" w:hAnsi="Times New Roman" w:cs="Times New Roman"/>
          <w:i/>
          <w:iCs/>
          <w:sz w:val="24"/>
          <w:szCs w:val="24"/>
        </w:rPr>
        <w:t>NASA</w:t>
      </w:r>
      <w:r w:rsidR="5E9D8123" w:rsidRPr="658E18D6">
        <w:rPr>
          <w:rFonts w:ascii="Times New Roman" w:eastAsia="Times New Roman" w:hAnsi="Times New Roman" w:cs="Times New Roman"/>
          <w:sz w:val="24"/>
          <w:szCs w:val="24"/>
        </w:rPr>
        <w:t>, NASA, 16 June 2011, https://earthobservatory.nasa.gov/features/CarbonCycle/page5.php.</w:t>
      </w:r>
    </w:p>
    <w:p w14:paraId="6B38EA2B" w14:textId="189ECB4D" w:rsidR="0D87B360" w:rsidRDefault="20AD2275" w:rsidP="00877791">
      <w:pPr>
        <w:spacing w:line="480" w:lineRule="auto"/>
        <w:ind w:firstLine="720"/>
        <w:rPr>
          <w:rFonts w:ascii="Times New Roman" w:eastAsia="Times New Roman" w:hAnsi="Times New Roman" w:cs="Times New Roman"/>
          <w:sz w:val="24"/>
          <w:szCs w:val="24"/>
        </w:rPr>
      </w:pPr>
      <w:r w:rsidRPr="1D2C8E56">
        <w:rPr>
          <w:rFonts w:ascii="Times New Roman" w:eastAsia="Times New Roman" w:hAnsi="Times New Roman" w:cs="Times New Roman"/>
          <w:color w:val="000000" w:themeColor="text1"/>
          <w:sz w:val="24"/>
          <w:szCs w:val="24"/>
        </w:rPr>
        <w:t xml:space="preserve">Along with the </w:t>
      </w:r>
      <w:r w:rsidR="4C2882F7" w:rsidRPr="1D2C8E56">
        <w:rPr>
          <w:rFonts w:ascii="Times New Roman" w:eastAsia="Times New Roman" w:hAnsi="Times New Roman" w:cs="Times New Roman"/>
          <w:color w:val="000000" w:themeColor="text1"/>
          <w:sz w:val="24"/>
          <w:szCs w:val="24"/>
        </w:rPr>
        <w:t>environmental</w:t>
      </w:r>
      <w:r w:rsidRPr="1D2C8E56">
        <w:rPr>
          <w:rFonts w:ascii="Times New Roman" w:eastAsia="Times New Roman" w:hAnsi="Times New Roman" w:cs="Times New Roman"/>
          <w:color w:val="000000" w:themeColor="text1"/>
          <w:sz w:val="24"/>
          <w:szCs w:val="24"/>
        </w:rPr>
        <w:t xml:space="preserve"> benefits and sense of community, </w:t>
      </w:r>
      <w:r w:rsidR="3D09733B" w:rsidRPr="1D2C8E56">
        <w:rPr>
          <w:rFonts w:ascii="Times New Roman" w:eastAsia="Times New Roman" w:hAnsi="Times New Roman" w:cs="Times New Roman"/>
          <w:color w:val="000000" w:themeColor="text1"/>
          <w:sz w:val="24"/>
          <w:szCs w:val="24"/>
        </w:rPr>
        <w:t>J</w:t>
      </w:r>
      <w:r w:rsidR="2555A2BB" w:rsidRPr="1D2C8E56">
        <w:rPr>
          <w:rFonts w:ascii="Times New Roman" w:eastAsia="Times New Roman" w:hAnsi="Times New Roman" w:cs="Times New Roman"/>
          <w:color w:val="000000" w:themeColor="text1"/>
          <w:sz w:val="24"/>
          <w:szCs w:val="24"/>
        </w:rPr>
        <w:t>e</w:t>
      </w:r>
      <w:r w:rsidR="3D09733B" w:rsidRPr="1D2C8E56">
        <w:rPr>
          <w:rFonts w:ascii="Times New Roman" w:eastAsia="Times New Roman" w:hAnsi="Times New Roman" w:cs="Times New Roman"/>
          <w:color w:val="000000" w:themeColor="text1"/>
          <w:sz w:val="24"/>
          <w:szCs w:val="24"/>
        </w:rPr>
        <w:t xml:space="preserve">yarajah mentioned </w:t>
      </w:r>
      <w:r w:rsidR="27FF9B64" w:rsidRPr="1D2C8E56">
        <w:rPr>
          <w:rFonts w:ascii="Times New Roman" w:eastAsia="Times New Roman" w:hAnsi="Times New Roman" w:cs="Times New Roman"/>
          <w:color w:val="000000" w:themeColor="text1"/>
          <w:sz w:val="24"/>
          <w:szCs w:val="24"/>
        </w:rPr>
        <w:t xml:space="preserve">the psychological benefits greenery is proven to </w:t>
      </w:r>
      <w:r w:rsidR="640568B3" w:rsidRPr="262EF756">
        <w:rPr>
          <w:rFonts w:ascii="Times New Roman" w:eastAsia="Times New Roman" w:hAnsi="Times New Roman" w:cs="Times New Roman"/>
          <w:color w:val="000000" w:themeColor="text1"/>
          <w:sz w:val="24"/>
          <w:szCs w:val="24"/>
        </w:rPr>
        <w:t>produce</w:t>
      </w:r>
      <w:r w:rsidR="565A906F" w:rsidRPr="262EF756">
        <w:rPr>
          <w:rFonts w:ascii="Times New Roman" w:eastAsia="Times New Roman" w:hAnsi="Times New Roman" w:cs="Times New Roman"/>
          <w:color w:val="000000" w:themeColor="text1"/>
          <w:sz w:val="24"/>
          <w:szCs w:val="24"/>
        </w:rPr>
        <w:t>.</w:t>
      </w:r>
      <w:r w:rsidR="27FF9B64" w:rsidRPr="1D2C8E56">
        <w:rPr>
          <w:rFonts w:ascii="Times New Roman" w:eastAsia="Times New Roman" w:hAnsi="Times New Roman" w:cs="Times New Roman"/>
          <w:color w:val="000000" w:themeColor="text1"/>
          <w:sz w:val="24"/>
          <w:szCs w:val="24"/>
        </w:rPr>
        <w:t xml:space="preserve"> </w:t>
      </w:r>
      <w:r w:rsidR="5E0E0541" w:rsidRPr="1D2C8E56">
        <w:rPr>
          <w:rFonts w:ascii="Times New Roman" w:eastAsia="Times New Roman" w:hAnsi="Times New Roman" w:cs="Times New Roman"/>
          <w:color w:val="000000" w:themeColor="text1"/>
          <w:sz w:val="24"/>
          <w:szCs w:val="24"/>
        </w:rPr>
        <w:t xml:space="preserve">The combination of </w:t>
      </w:r>
      <w:r w:rsidR="36A766D0" w:rsidRPr="1D2C8E56">
        <w:rPr>
          <w:rFonts w:ascii="Times New Roman" w:eastAsia="Times New Roman" w:hAnsi="Times New Roman" w:cs="Times New Roman"/>
          <w:color w:val="000000" w:themeColor="text1"/>
          <w:sz w:val="24"/>
          <w:szCs w:val="24"/>
        </w:rPr>
        <w:t>physical</w:t>
      </w:r>
      <w:r w:rsidR="5E0E0541" w:rsidRPr="1D2C8E56">
        <w:rPr>
          <w:rFonts w:ascii="Times New Roman" w:eastAsia="Times New Roman" w:hAnsi="Times New Roman" w:cs="Times New Roman"/>
          <w:color w:val="000000" w:themeColor="text1"/>
          <w:sz w:val="24"/>
          <w:szCs w:val="24"/>
        </w:rPr>
        <w:t xml:space="preserve"> activity, </w:t>
      </w:r>
      <w:r w:rsidR="5E0E0541" w:rsidRPr="1D2C8E56">
        <w:rPr>
          <w:rFonts w:ascii="Times New Roman" w:eastAsia="Times New Roman" w:hAnsi="Times New Roman" w:cs="Times New Roman"/>
          <w:color w:val="000000" w:themeColor="text1"/>
          <w:sz w:val="24"/>
          <w:szCs w:val="24"/>
        </w:rPr>
        <w:lastRenderedPageBreak/>
        <w:t xml:space="preserve">social interaction, sunlight, and nature </w:t>
      </w:r>
      <w:r w:rsidR="002F7AB5" w:rsidRPr="002F7AB5">
        <w:rPr>
          <w:rFonts w:ascii="Times New Roman" w:eastAsia="Times New Roman" w:hAnsi="Times New Roman" w:cs="Times New Roman"/>
          <w:color w:val="000000" w:themeColor="text1"/>
          <w:sz w:val="24"/>
          <w:szCs w:val="24"/>
        </w:rPr>
        <w:t>makes</w:t>
      </w:r>
      <w:r w:rsidR="2AC9E997" w:rsidRPr="1D2C8E56">
        <w:rPr>
          <w:rFonts w:ascii="Times New Roman" w:eastAsia="Times New Roman" w:hAnsi="Times New Roman" w:cs="Times New Roman"/>
          <w:color w:val="000000" w:themeColor="text1"/>
          <w:sz w:val="24"/>
          <w:szCs w:val="24"/>
        </w:rPr>
        <w:t xml:space="preserve"> gardening healthy for both the mind and body.</w:t>
      </w:r>
      <w:r w:rsidR="580ECFE7" w:rsidRPr="1D2C8E56">
        <w:rPr>
          <w:rFonts w:ascii="Times New Roman" w:eastAsia="Times New Roman" w:hAnsi="Times New Roman" w:cs="Times New Roman"/>
          <w:color w:val="000000" w:themeColor="text1"/>
          <w:sz w:val="24"/>
          <w:szCs w:val="24"/>
        </w:rPr>
        <w:t xml:space="preserve"> Sunlight helps lower blood pressure </w:t>
      </w:r>
      <w:r w:rsidR="421C9E68" w:rsidRPr="262EF756">
        <w:rPr>
          <w:rFonts w:ascii="Times New Roman" w:eastAsia="Times New Roman" w:hAnsi="Times New Roman" w:cs="Times New Roman"/>
          <w:color w:val="000000" w:themeColor="text1"/>
          <w:sz w:val="24"/>
          <w:szCs w:val="24"/>
        </w:rPr>
        <w:t>while</w:t>
      </w:r>
      <w:r w:rsidR="580ECFE7" w:rsidRPr="1D2C8E56">
        <w:rPr>
          <w:rFonts w:ascii="Times New Roman" w:eastAsia="Times New Roman" w:hAnsi="Times New Roman" w:cs="Times New Roman"/>
          <w:color w:val="000000" w:themeColor="text1"/>
          <w:sz w:val="24"/>
          <w:szCs w:val="24"/>
        </w:rPr>
        <w:t xml:space="preserve"> maintaining vitamin D levels. </w:t>
      </w:r>
      <w:r w:rsidR="4EED33D1" w:rsidRPr="1D2C8E56">
        <w:rPr>
          <w:rFonts w:ascii="Times New Roman" w:eastAsia="Times New Roman" w:hAnsi="Times New Roman" w:cs="Times New Roman"/>
          <w:color w:val="000000" w:themeColor="text1"/>
          <w:sz w:val="24"/>
          <w:szCs w:val="24"/>
        </w:rPr>
        <w:t xml:space="preserve">The community coming together to garden can help counter social isolation for those with mental </w:t>
      </w:r>
      <w:r w:rsidR="7BDD0527" w:rsidRPr="1D2C8E56">
        <w:rPr>
          <w:rFonts w:ascii="Times New Roman" w:eastAsia="Times New Roman" w:hAnsi="Times New Roman" w:cs="Times New Roman"/>
          <w:color w:val="000000" w:themeColor="text1"/>
          <w:sz w:val="24"/>
          <w:szCs w:val="24"/>
        </w:rPr>
        <w:t>health</w:t>
      </w:r>
      <w:r w:rsidR="4EED33D1" w:rsidRPr="1D2C8E56">
        <w:rPr>
          <w:rFonts w:ascii="Times New Roman" w:eastAsia="Times New Roman" w:hAnsi="Times New Roman" w:cs="Times New Roman"/>
          <w:color w:val="000000" w:themeColor="text1"/>
          <w:sz w:val="24"/>
          <w:szCs w:val="24"/>
        </w:rPr>
        <w:t xml:space="preserve"> issues or disabilities.</w:t>
      </w:r>
      <w:r w:rsidR="2DEAE7CC" w:rsidRPr="1D2C8E56">
        <w:rPr>
          <w:rFonts w:ascii="Times New Roman" w:eastAsia="Times New Roman" w:hAnsi="Times New Roman" w:cs="Times New Roman"/>
          <w:color w:val="000000" w:themeColor="text1"/>
          <w:sz w:val="24"/>
          <w:szCs w:val="24"/>
        </w:rPr>
        <w:t xml:space="preserve"> Moderate exercise </w:t>
      </w:r>
      <w:r w:rsidR="002F7AB5" w:rsidRPr="002F7AB5">
        <w:rPr>
          <w:rFonts w:ascii="Times New Roman" w:eastAsia="Times New Roman" w:hAnsi="Times New Roman" w:cs="Times New Roman"/>
          <w:color w:val="000000" w:themeColor="text1"/>
          <w:sz w:val="24"/>
          <w:szCs w:val="24"/>
        </w:rPr>
        <w:t>regularly</w:t>
      </w:r>
      <w:r w:rsidR="2DEAE7CC" w:rsidRPr="1D2C8E56">
        <w:rPr>
          <w:rFonts w:ascii="Times New Roman" w:eastAsia="Times New Roman" w:hAnsi="Times New Roman" w:cs="Times New Roman"/>
          <w:color w:val="000000" w:themeColor="text1"/>
          <w:sz w:val="24"/>
          <w:szCs w:val="24"/>
        </w:rPr>
        <w:t xml:space="preserve"> can “r</w:t>
      </w:r>
      <w:r w:rsidR="2DEAE7CC" w:rsidRPr="002F7AB5">
        <w:rPr>
          <w:rFonts w:ascii="Times New Roman" w:eastAsia="Times New Roman" w:hAnsi="Times New Roman" w:cs="Times New Roman"/>
          <w:color w:val="000000" w:themeColor="text1"/>
          <w:sz w:val="24"/>
          <w:szCs w:val="24"/>
        </w:rPr>
        <w:t>educe the risk of dementia, mental health problems, cardiovascular disease, diabetes, and cancer of the breast and colon.” I</w:t>
      </w:r>
      <w:r w:rsidR="29AE2E82" w:rsidRPr="002F7AB5">
        <w:rPr>
          <w:rFonts w:ascii="Times New Roman" w:eastAsia="Times New Roman" w:hAnsi="Times New Roman" w:cs="Times New Roman"/>
          <w:color w:val="000000" w:themeColor="text1"/>
          <w:sz w:val="24"/>
          <w:szCs w:val="24"/>
        </w:rPr>
        <w:t>n a study conducted in Australia, gardening proved more effective tha</w:t>
      </w:r>
      <w:r w:rsidR="20C2E5A3" w:rsidRPr="002F7AB5">
        <w:rPr>
          <w:rFonts w:ascii="Times New Roman" w:eastAsia="Times New Roman" w:hAnsi="Times New Roman" w:cs="Times New Roman"/>
          <w:color w:val="000000" w:themeColor="text1"/>
          <w:sz w:val="24"/>
          <w:szCs w:val="24"/>
        </w:rPr>
        <w:t>n</w:t>
      </w:r>
      <w:r w:rsidR="29AE2E82" w:rsidRPr="002F7AB5">
        <w:rPr>
          <w:rFonts w:ascii="Times New Roman" w:eastAsia="Times New Roman" w:hAnsi="Times New Roman" w:cs="Times New Roman"/>
          <w:color w:val="000000" w:themeColor="text1"/>
          <w:sz w:val="24"/>
          <w:szCs w:val="24"/>
        </w:rPr>
        <w:t xml:space="preserve"> walking, education, and moderate alcohol intake </w:t>
      </w:r>
      <w:r w:rsidR="15236944" w:rsidRPr="002F7AB5">
        <w:rPr>
          <w:rFonts w:ascii="Times New Roman" w:eastAsia="Times New Roman" w:hAnsi="Times New Roman" w:cs="Times New Roman"/>
          <w:color w:val="000000" w:themeColor="text1"/>
          <w:sz w:val="24"/>
          <w:szCs w:val="24"/>
        </w:rPr>
        <w:t xml:space="preserve">in dementia prevention </w:t>
      </w:r>
      <w:r w:rsidR="29AE2E82" w:rsidRPr="002F7AB5">
        <w:rPr>
          <w:rFonts w:ascii="Times New Roman" w:eastAsia="Times New Roman" w:hAnsi="Times New Roman" w:cs="Times New Roman"/>
          <w:color w:val="000000" w:themeColor="text1"/>
          <w:sz w:val="24"/>
          <w:szCs w:val="24"/>
        </w:rPr>
        <w:t>(</w:t>
      </w:r>
      <w:r w:rsidR="55FBB121" w:rsidRPr="002F7AB5">
        <w:rPr>
          <w:rFonts w:ascii="Times New Roman" w:eastAsia="Times New Roman" w:hAnsi="Times New Roman" w:cs="Times New Roman"/>
          <w:color w:val="000000" w:themeColor="text1"/>
          <w:sz w:val="24"/>
          <w:szCs w:val="24"/>
        </w:rPr>
        <w:t>Thompson</w:t>
      </w:r>
      <w:r w:rsidR="03304AB7" w:rsidRPr="002F7AB5">
        <w:rPr>
          <w:rFonts w:ascii="Times New Roman" w:eastAsia="Times New Roman" w:hAnsi="Times New Roman" w:cs="Times New Roman"/>
          <w:color w:val="000000" w:themeColor="text1"/>
          <w:sz w:val="24"/>
          <w:szCs w:val="24"/>
        </w:rPr>
        <w:t>)</w:t>
      </w:r>
      <w:r w:rsidR="2ABB0820" w:rsidRPr="002F7AB5">
        <w:rPr>
          <w:rFonts w:ascii="Times New Roman" w:eastAsia="Times New Roman" w:hAnsi="Times New Roman" w:cs="Times New Roman"/>
          <w:color w:val="000000" w:themeColor="text1"/>
          <w:sz w:val="24"/>
          <w:szCs w:val="24"/>
        </w:rPr>
        <w:t>.</w:t>
      </w:r>
    </w:p>
    <w:p w14:paraId="16FB99FB" w14:textId="10E08C85" w:rsidR="0D87B360" w:rsidRDefault="455FD489" w:rsidP="00877791">
      <w:pPr>
        <w:spacing w:line="480" w:lineRule="auto"/>
        <w:ind w:firstLine="720"/>
        <w:rPr>
          <w:rFonts w:ascii="Times New Roman" w:eastAsia="Times New Roman" w:hAnsi="Times New Roman" w:cs="Times New Roman"/>
          <w:sz w:val="24"/>
          <w:szCs w:val="24"/>
        </w:rPr>
      </w:pPr>
      <w:r w:rsidRPr="1FB306CE">
        <w:rPr>
          <w:rFonts w:ascii="Times New Roman" w:eastAsia="Times New Roman" w:hAnsi="Times New Roman" w:cs="Times New Roman"/>
          <w:sz w:val="24"/>
          <w:szCs w:val="24"/>
        </w:rPr>
        <w:t xml:space="preserve">Some studies were conducted </w:t>
      </w:r>
      <w:r w:rsidR="002F7AB5" w:rsidRPr="002F7AB5">
        <w:rPr>
          <w:rFonts w:ascii="Times New Roman" w:eastAsia="Times New Roman" w:hAnsi="Times New Roman" w:cs="Times New Roman"/>
          <w:sz w:val="24"/>
          <w:szCs w:val="24"/>
        </w:rPr>
        <w:t>with</w:t>
      </w:r>
      <w:r w:rsidRPr="1FB306CE">
        <w:rPr>
          <w:rFonts w:ascii="Times New Roman" w:eastAsia="Times New Roman" w:hAnsi="Times New Roman" w:cs="Times New Roman"/>
          <w:sz w:val="24"/>
          <w:szCs w:val="24"/>
        </w:rPr>
        <w:t xml:space="preserve"> participants before and after gardening. These participants had a reduction in depression and anxiety symptoms</w:t>
      </w:r>
      <w:r w:rsidR="24B24722" w:rsidRPr="1FB306CE">
        <w:rPr>
          <w:rFonts w:ascii="Times New Roman" w:eastAsia="Times New Roman" w:hAnsi="Times New Roman" w:cs="Times New Roman"/>
          <w:sz w:val="24"/>
          <w:szCs w:val="24"/>
        </w:rPr>
        <w:t xml:space="preserve">. Repeated gardening has been proven to reduce stress, </w:t>
      </w:r>
      <w:r w:rsidR="02C554E0" w:rsidRPr="1FB306CE">
        <w:rPr>
          <w:rFonts w:ascii="Times New Roman" w:eastAsia="Times New Roman" w:hAnsi="Times New Roman" w:cs="Times New Roman"/>
          <w:sz w:val="24"/>
          <w:szCs w:val="24"/>
        </w:rPr>
        <w:t>BMI (Body Mass Index)</w:t>
      </w:r>
      <w:r w:rsidR="570E31AD" w:rsidRPr="1FB306CE">
        <w:rPr>
          <w:rFonts w:ascii="Times New Roman" w:eastAsia="Times New Roman" w:hAnsi="Times New Roman" w:cs="Times New Roman"/>
          <w:sz w:val="24"/>
          <w:szCs w:val="24"/>
        </w:rPr>
        <w:t>, and depression severity while increasing life satisfaction</w:t>
      </w:r>
      <w:r w:rsidR="75EE5AC1" w:rsidRPr="1FB306CE">
        <w:rPr>
          <w:rFonts w:ascii="Times New Roman" w:eastAsia="Times New Roman" w:hAnsi="Times New Roman" w:cs="Times New Roman"/>
          <w:sz w:val="24"/>
          <w:szCs w:val="24"/>
        </w:rPr>
        <w:t>, c</w:t>
      </w:r>
      <w:r w:rsidR="570E31AD" w:rsidRPr="1FB306CE">
        <w:rPr>
          <w:rFonts w:ascii="Times New Roman" w:eastAsia="Times New Roman" w:hAnsi="Times New Roman" w:cs="Times New Roman"/>
          <w:sz w:val="24"/>
          <w:szCs w:val="24"/>
        </w:rPr>
        <w:t>ognitive function, and general heal</w:t>
      </w:r>
      <w:r w:rsidR="63DB5E75" w:rsidRPr="1FB306CE">
        <w:rPr>
          <w:rFonts w:ascii="Times New Roman" w:eastAsia="Times New Roman" w:hAnsi="Times New Roman" w:cs="Times New Roman"/>
          <w:sz w:val="24"/>
          <w:szCs w:val="24"/>
        </w:rPr>
        <w:t>th (Garcia, 2021</w:t>
      </w:r>
      <w:r w:rsidR="119CB156" w:rsidRPr="262EF756">
        <w:rPr>
          <w:rFonts w:ascii="Times New Roman" w:eastAsia="Times New Roman" w:hAnsi="Times New Roman" w:cs="Times New Roman"/>
          <w:sz w:val="24"/>
          <w:szCs w:val="24"/>
        </w:rPr>
        <w:t>)</w:t>
      </w:r>
      <w:r w:rsidR="580297D4" w:rsidRPr="262EF756">
        <w:rPr>
          <w:rFonts w:ascii="Times New Roman" w:eastAsia="Times New Roman" w:hAnsi="Times New Roman" w:cs="Times New Roman"/>
          <w:sz w:val="24"/>
          <w:szCs w:val="24"/>
        </w:rPr>
        <w:t>.</w:t>
      </w:r>
    </w:p>
    <w:p w14:paraId="34419397" w14:textId="590B885E" w:rsidR="0D87B360" w:rsidRDefault="29AE2E82" w:rsidP="55DBFDC2">
      <w:pPr>
        <w:spacing w:line="480" w:lineRule="auto"/>
        <w:jc w:val="center"/>
        <w:rPr>
          <w:rFonts w:ascii="Times New Roman" w:eastAsia="Times New Roman" w:hAnsi="Times New Roman" w:cs="Times New Roman"/>
          <w:color w:val="000000" w:themeColor="text1"/>
          <w:sz w:val="24"/>
          <w:szCs w:val="24"/>
          <w:u w:val="single"/>
        </w:rPr>
      </w:pPr>
      <w:r w:rsidRPr="658E18D6">
        <w:rPr>
          <w:rFonts w:ascii="Times New Roman" w:eastAsia="Times New Roman" w:hAnsi="Times New Roman" w:cs="Times New Roman"/>
          <w:color w:val="000000" w:themeColor="text1"/>
          <w:sz w:val="24"/>
          <w:szCs w:val="24"/>
          <w:u w:val="single"/>
        </w:rPr>
        <w:t>Food Desert</w:t>
      </w:r>
    </w:p>
    <w:p w14:paraId="29FCB986" w14:textId="25151187" w:rsidR="36378561" w:rsidRDefault="2D3BA60D" w:rsidP="00877791">
      <w:pPr>
        <w:spacing w:line="480" w:lineRule="auto"/>
        <w:ind w:firstLine="720"/>
        <w:rPr>
          <w:rFonts w:ascii="Times New Roman" w:eastAsia="Times New Roman" w:hAnsi="Times New Roman" w:cs="Times New Roman"/>
          <w:color w:val="000000" w:themeColor="text1"/>
          <w:sz w:val="24"/>
          <w:szCs w:val="24"/>
        </w:rPr>
      </w:pPr>
      <w:r w:rsidRPr="1D2C8E56">
        <w:rPr>
          <w:rFonts w:ascii="Times New Roman" w:eastAsia="Times New Roman" w:hAnsi="Times New Roman" w:cs="Times New Roman"/>
          <w:color w:val="000000" w:themeColor="text1"/>
          <w:sz w:val="24"/>
          <w:szCs w:val="24"/>
        </w:rPr>
        <w:t>The University of Texas at Arlington (UTA)</w:t>
      </w:r>
      <w:r w:rsidR="06EEA48A" w:rsidRPr="1D2C8E56">
        <w:rPr>
          <w:rFonts w:ascii="Times New Roman" w:eastAsia="Times New Roman" w:hAnsi="Times New Roman" w:cs="Times New Roman"/>
          <w:color w:val="000000" w:themeColor="text1"/>
          <w:sz w:val="24"/>
          <w:szCs w:val="24"/>
        </w:rPr>
        <w:t xml:space="preserve"> is</w:t>
      </w:r>
      <w:r w:rsidR="3EFE6C83" w:rsidRPr="1D2C8E56">
        <w:rPr>
          <w:rFonts w:ascii="Times New Roman" w:eastAsia="Times New Roman" w:hAnsi="Times New Roman" w:cs="Times New Roman"/>
          <w:color w:val="000000" w:themeColor="text1"/>
          <w:sz w:val="24"/>
          <w:szCs w:val="24"/>
        </w:rPr>
        <w:t xml:space="preserve"> a food desert. </w:t>
      </w:r>
      <w:r w:rsidR="0A1FB5EA" w:rsidRPr="262EF756">
        <w:rPr>
          <w:rFonts w:ascii="Times New Roman" w:eastAsia="Times New Roman" w:hAnsi="Times New Roman" w:cs="Times New Roman"/>
          <w:color w:val="000000" w:themeColor="text1"/>
          <w:sz w:val="24"/>
          <w:szCs w:val="24"/>
        </w:rPr>
        <w:t>It is imperative to</w:t>
      </w:r>
      <w:r w:rsidR="3EFE6C83" w:rsidRPr="1D2C8E56">
        <w:rPr>
          <w:rFonts w:ascii="Times New Roman" w:eastAsia="Times New Roman" w:hAnsi="Times New Roman" w:cs="Times New Roman"/>
          <w:color w:val="000000" w:themeColor="text1"/>
          <w:sz w:val="24"/>
          <w:szCs w:val="24"/>
        </w:rPr>
        <w:t xml:space="preserve"> have accessible transportation to get food for </w:t>
      </w:r>
      <w:r w:rsidR="3315E7B0" w:rsidRPr="262EF756">
        <w:rPr>
          <w:rFonts w:ascii="Times New Roman" w:eastAsia="Times New Roman" w:hAnsi="Times New Roman" w:cs="Times New Roman"/>
          <w:color w:val="000000" w:themeColor="text1"/>
          <w:sz w:val="24"/>
          <w:szCs w:val="24"/>
        </w:rPr>
        <w:t>students living in a</w:t>
      </w:r>
      <w:r w:rsidR="3EFE6C83" w:rsidRPr="1D2C8E56">
        <w:rPr>
          <w:rFonts w:ascii="Times New Roman" w:eastAsia="Times New Roman" w:hAnsi="Times New Roman" w:cs="Times New Roman"/>
          <w:color w:val="000000" w:themeColor="text1"/>
          <w:sz w:val="24"/>
          <w:szCs w:val="24"/>
        </w:rPr>
        <w:t xml:space="preserve"> dorm room or apartment on campus. The </w:t>
      </w:r>
      <w:r w:rsidR="12819F70" w:rsidRPr="1D2C8E56">
        <w:rPr>
          <w:rFonts w:ascii="Times New Roman" w:eastAsia="Times New Roman" w:hAnsi="Times New Roman" w:cs="Times New Roman"/>
          <w:color w:val="000000" w:themeColor="text1"/>
          <w:sz w:val="24"/>
          <w:szCs w:val="24"/>
        </w:rPr>
        <w:t>C</w:t>
      </w:r>
      <w:r w:rsidR="3EFE6C83" w:rsidRPr="1D2C8E56">
        <w:rPr>
          <w:rFonts w:ascii="Times New Roman" w:eastAsia="Times New Roman" w:hAnsi="Times New Roman" w:cs="Times New Roman"/>
          <w:color w:val="000000" w:themeColor="text1"/>
          <w:sz w:val="24"/>
          <w:szCs w:val="24"/>
        </w:rPr>
        <w:t>onnection Café has fruits and vegetables;</w:t>
      </w:r>
      <w:r w:rsidR="117BBC48" w:rsidRPr="1D2C8E56">
        <w:rPr>
          <w:rFonts w:ascii="Times New Roman" w:eastAsia="Times New Roman" w:hAnsi="Times New Roman" w:cs="Times New Roman"/>
          <w:color w:val="000000" w:themeColor="text1"/>
          <w:sz w:val="24"/>
          <w:szCs w:val="24"/>
        </w:rPr>
        <w:t xml:space="preserve"> </w:t>
      </w:r>
      <w:r w:rsidR="3EFE6C83" w:rsidRPr="1D2C8E56">
        <w:rPr>
          <w:rFonts w:ascii="Times New Roman" w:eastAsia="Times New Roman" w:hAnsi="Times New Roman" w:cs="Times New Roman"/>
          <w:color w:val="000000" w:themeColor="text1"/>
          <w:sz w:val="24"/>
          <w:szCs w:val="24"/>
        </w:rPr>
        <w:t xml:space="preserve">however, these options are </w:t>
      </w:r>
      <w:r w:rsidR="3A0B5470" w:rsidRPr="1D2C8E56">
        <w:rPr>
          <w:rFonts w:ascii="Times New Roman" w:eastAsia="Times New Roman" w:hAnsi="Times New Roman" w:cs="Times New Roman"/>
          <w:color w:val="000000" w:themeColor="text1"/>
          <w:sz w:val="24"/>
          <w:szCs w:val="24"/>
        </w:rPr>
        <w:t>limited</w:t>
      </w:r>
      <w:r w:rsidR="08FAAA78" w:rsidRPr="1D2C8E56">
        <w:rPr>
          <w:rFonts w:ascii="Times New Roman" w:eastAsia="Times New Roman" w:hAnsi="Times New Roman" w:cs="Times New Roman"/>
          <w:color w:val="000000" w:themeColor="text1"/>
          <w:sz w:val="24"/>
          <w:szCs w:val="24"/>
        </w:rPr>
        <w:t xml:space="preserve"> and unappetizing. </w:t>
      </w:r>
      <w:r w:rsidR="1E298A11" w:rsidRPr="1D2C8E56">
        <w:rPr>
          <w:rFonts w:ascii="Times New Roman" w:eastAsia="Times New Roman" w:hAnsi="Times New Roman" w:cs="Times New Roman"/>
          <w:color w:val="000000" w:themeColor="text1"/>
          <w:sz w:val="24"/>
          <w:szCs w:val="24"/>
        </w:rPr>
        <w:t xml:space="preserve">In the poll we sent out </w:t>
      </w:r>
      <w:r w:rsidR="200ADE9D" w:rsidRPr="1D2C8E56">
        <w:rPr>
          <w:rFonts w:ascii="Times New Roman" w:eastAsia="Times New Roman" w:hAnsi="Times New Roman" w:cs="Times New Roman"/>
          <w:color w:val="000000" w:themeColor="text1"/>
          <w:sz w:val="24"/>
          <w:szCs w:val="24"/>
        </w:rPr>
        <w:t xml:space="preserve">to faculty and students, 68.2% of </w:t>
      </w:r>
      <w:r w:rsidR="002F7AB5" w:rsidRPr="002F7AB5">
        <w:rPr>
          <w:rFonts w:ascii="Times New Roman" w:eastAsia="Times New Roman" w:hAnsi="Times New Roman" w:cs="Times New Roman"/>
          <w:color w:val="000000" w:themeColor="text1"/>
          <w:sz w:val="24"/>
          <w:szCs w:val="24"/>
        </w:rPr>
        <w:t>the respondents</w:t>
      </w:r>
      <w:r w:rsidR="4A18DF33" w:rsidRPr="1D2C8E56">
        <w:rPr>
          <w:rFonts w:ascii="Times New Roman" w:eastAsia="Times New Roman" w:hAnsi="Times New Roman" w:cs="Times New Roman"/>
          <w:color w:val="000000" w:themeColor="text1"/>
          <w:sz w:val="24"/>
          <w:szCs w:val="24"/>
        </w:rPr>
        <w:t>,</w:t>
      </w:r>
      <w:r w:rsidR="200ADE9D" w:rsidRPr="1D2C8E56">
        <w:rPr>
          <w:rFonts w:ascii="Times New Roman" w:eastAsia="Times New Roman" w:hAnsi="Times New Roman" w:cs="Times New Roman"/>
          <w:color w:val="000000" w:themeColor="text1"/>
          <w:sz w:val="24"/>
          <w:szCs w:val="24"/>
        </w:rPr>
        <w:t xml:space="preserve"> or 122/179 people, </w:t>
      </w:r>
      <w:r w:rsidR="71C356AE" w:rsidRPr="1D2C8E56">
        <w:rPr>
          <w:rFonts w:ascii="Times New Roman" w:eastAsia="Times New Roman" w:hAnsi="Times New Roman" w:cs="Times New Roman"/>
          <w:color w:val="000000" w:themeColor="text1"/>
          <w:sz w:val="24"/>
          <w:szCs w:val="24"/>
        </w:rPr>
        <w:t>answered they did not feel fresh food was accessible on campus</w:t>
      </w:r>
      <w:r w:rsidR="6F374E28" w:rsidRPr="1D2C8E56">
        <w:rPr>
          <w:rFonts w:ascii="Times New Roman" w:eastAsia="Times New Roman" w:hAnsi="Times New Roman" w:cs="Times New Roman"/>
          <w:color w:val="000000" w:themeColor="text1"/>
          <w:sz w:val="24"/>
          <w:szCs w:val="24"/>
        </w:rPr>
        <w:t xml:space="preserve"> (see fig.</w:t>
      </w:r>
      <w:r w:rsidR="706E16D6" w:rsidRPr="658E18D6">
        <w:rPr>
          <w:rFonts w:ascii="Times New Roman" w:eastAsia="Times New Roman" w:hAnsi="Times New Roman" w:cs="Times New Roman"/>
          <w:color w:val="000000" w:themeColor="text1"/>
          <w:sz w:val="24"/>
          <w:szCs w:val="24"/>
        </w:rPr>
        <w:t>5</w:t>
      </w:r>
      <w:r w:rsidR="28DC5B31" w:rsidRPr="658E18D6">
        <w:rPr>
          <w:rFonts w:ascii="Times New Roman" w:eastAsia="Times New Roman" w:hAnsi="Times New Roman" w:cs="Times New Roman"/>
          <w:color w:val="000000" w:themeColor="text1"/>
          <w:sz w:val="24"/>
          <w:szCs w:val="24"/>
        </w:rPr>
        <w:t>)</w:t>
      </w:r>
      <w:r w:rsidR="3CE70D2B" w:rsidRPr="658E18D6">
        <w:rPr>
          <w:rFonts w:ascii="Times New Roman" w:eastAsia="Times New Roman" w:hAnsi="Times New Roman" w:cs="Times New Roman"/>
          <w:color w:val="000000" w:themeColor="text1"/>
          <w:sz w:val="24"/>
          <w:szCs w:val="24"/>
        </w:rPr>
        <w:t xml:space="preserve">. </w:t>
      </w:r>
    </w:p>
    <w:p w14:paraId="64705C14" w14:textId="1431AE77" w:rsidR="00EF2980" w:rsidRDefault="00EF2980" w:rsidP="00EF2980">
      <w:pPr>
        <w:spacing w:line="480" w:lineRule="auto"/>
        <w:ind w:firstLine="720"/>
        <w:rPr>
          <w:rFonts w:ascii="Times New Roman" w:eastAsia="Times New Roman" w:hAnsi="Times New Roman" w:cs="Times New Roman"/>
          <w:color w:val="000000" w:themeColor="text1"/>
          <w:sz w:val="24"/>
          <w:szCs w:val="24"/>
        </w:rPr>
      </w:pPr>
      <w:r w:rsidRPr="00EF2980">
        <w:rPr>
          <w:rFonts w:ascii="Times New Roman" w:eastAsia="Times New Roman" w:hAnsi="Times New Roman" w:cs="Times New Roman"/>
          <w:color w:val="000000" w:themeColor="text1"/>
          <w:sz w:val="24"/>
          <w:szCs w:val="24"/>
        </w:rPr>
        <w:t xml:space="preserve">To combat issues with food availability on campus, the Maverick Pantry was established this semester. This new project means students can get ten items upon presenting their ID and submitting a request by emailing Alexis Perez, the Emergency Assistance Coordinator. However, the food is nonperishable and not fresh as of December 2021. Upon interviewing Perez, we found that the Maverick Pantry has helped 450 students already this semester. Their goal as an </w:t>
      </w:r>
      <w:r w:rsidRPr="00EF2980">
        <w:rPr>
          <w:rFonts w:ascii="Times New Roman" w:eastAsia="Times New Roman" w:hAnsi="Times New Roman" w:cs="Times New Roman"/>
          <w:color w:val="000000" w:themeColor="text1"/>
          <w:sz w:val="24"/>
          <w:szCs w:val="24"/>
        </w:rPr>
        <w:lastRenderedPageBreak/>
        <w:t>organization, according to Perez, is to “feed student success and relieve stress caused by food insecurity.” Perez fervently supports this project because it will encourage healthy lifestyles and sustainability on campus. The Pantry wants to have fresh produce available to the students, and a project such as this, will “relieve the logistics aspect of delivering produce</w:t>
      </w:r>
      <w:r w:rsidR="009546F5">
        <w:rPr>
          <w:rFonts w:ascii="Times New Roman" w:eastAsia="Times New Roman" w:hAnsi="Times New Roman" w:cs="Times New Roman"/>
          <w:color w:val="000000" w:themeColor="text1"/>
          <w:sz w:val="24"/>
          <w:szCs w:val="24"/>
        </w:rPr>
        <w:t xml:space="preserve">” </w:t>
      </w:r>
      <w:r w:rsidRPr="00EF2980">
        <w:rPr>
          <w:rFonts w:ascii="Times New Roman" w:eastAsia="Times New Roman" w:hAnsi="Times New Roman" w:cs="Times New Roman"/>
          <w:color w:val="000000" w:themeColor="text1"/>
          <w:sz w:val="24"/>
          <w:szCs w:val="24"/>
        </w:rPr>
        <w:t>to them.</w:t>
      </w:r>
    </w:p>
    <w:p w14:paraId="47B5C446" w14:textId="1BAD5A5D" w:rsidR="4C4ED30D" w:rsidRPr="00EF2980" w:rsidRDefault="4C4ED30D" w:rsidP="000D4425">
      <w:pPr>
        <w:spacing w:line="480" w:lineRule="auto"/>
        <w:jc w:val="center"/>
        <w:rPr>
          <w:rFonts w:ascii="Times New Roman" w:eastAsia="Times New Roman" w:hAnsi="Times New Roman" w:cs="Times New Roman"/>
          <w:color w:val="000000" w:themeColor="text1"/>
          <w:sz w:val="24"/>
          <w:szCs w:val="24"/>
        </w:rPr>
      </w:pPr>
      <w:r w:rsidRPr="658E18D6">
        <w:rPr>
          <w:rFonts w:ascii="Times New Roman" w:eastAsia="Times New Roman" w:hAnsi="Times New Roman" w:cs="Times New Roman"/>
          <w:color w:val="000000" w:themeColor="text1"/>
          <w:sz w:val="24"/>
          <w:szCs w:val="24"/>
          <w:u w:val="single"/>
        </w:rPr>
        <w:t>Current Garden Managed by the City of Arlington</w:t>
      </w:r>
    </w:p>
    <w:p w14:paraId="37580F4F" w14:textId="56B60BD8" w:rsidR="1BC4244D" w:rsidRDefault="5B16D9DF" w:rsidP="00877791">
      <w:pPr>
        <w:spacing w:line="480" w:lineRule="auto"/>
        <w:ind w:firstLine="720"/>
        <w:rPr>
          <w:rFonts w:ascii="Times New Roman" w:eastAsia="Times New Roman" w:hAnsi="Times New Roman" w:cs="Times New Roman"/>
          <w:color w:val="000000" w:themeColor="text1"/>
          <w:sz w:val="24"/>
          <w:szCs w:val="24"/>
        </w:rPr>
      </w:pPr>
      <w:r w:rsidRPr="658E18D6">
        <w:rPr>
          <w:rFonts w:ascii="Times New Roman" w:eastAsia="Times New Roman" w:hAnsi="Times New Roman" w:cs="Times New Roman"/>
          <w:color w:val="000000" w:themeColor="text1"/>
          <w:sz w:val="24"/>
          <w:szCs w:val="24"/>
        </w:rPr>
        <w:t xml:space="preserve">The City of Arlington already has an established garden located not too far from campus. However, the garden does not fit our desired needs. We interviewed Wendy Pappas, the head of the </w:t>
      </w:r>
      <w:r w:rsidR="16BB8D43" w:rsidRPr="658E18D6">
        <w:rPr>
          <w:rFonts w:ascii="Times New Roman" w:eastAsia="Times New Roman" w:hAnsi="Times New Roman" w:cs="Times New Roman"/>
          <w:color w:val="000000" w:themeColor="text1"/>
          <w:sz w:val="24"/>
          <w:szCs w:val="24"/>
        </w:rPr>
        <w:t xml:space="preserve">community garden, and asked how the garden was available to the public. </w:t>
      </w:r>
      <w:r w:rsidR="078A66DA" w:rsidRPr="658E18D6">
        <w:rPr>
          <w:rFonts w:ascii="Times New Roman" w:eastAsia="Times New Roman" w:hAnsi="Times New Roman" w:cs="Times New Roman"/>
          <w:color w:val="000000" w:themeColor="text1"/>
          <w:sz w:val="24"/>
          <w:szCs w:val="24"/>
        </w:rPr>
        <w:t xml:space="preserve">She responded that </w:t>
      </w:r>
      <w:r w:rsidR="16BB8D43" w:rsidRPr="658E18D6">
        <w:rPr>
          <w:rFonts w:ascii="Times New Roman" w:eastAsia="Times New Roman" w:hAnsi="Times New Roman" w:cs="Times New Roman"/>
          <w:color w:val="000000" w:themeColor="text1"/>
          <w:sz w:val="24"/>
          <w:szCs w:val="24"/>
        </w:rPr>
        <w:t>the garden</w:t>
      </w:r>
      <w:r w:rsidR="108A9905" w:rsidRPr="658E18D6">
        <w:rPr>
          <w:rFonts w:ascii="Times New Roman" w:eastAsia="Times New Roman" w:hAnsi="Times New Roman" w:cs="Times New Roman"/>
          <w:color w:val="000000" w:themeColor="text1"/>
          <w:sz w:val="24"/>
          <w:szCs w:val="24"/>
        </w:rPr>
        <w:t xml:space="preserve">’s primary </w:t>
      </w:r>
      <w:r w:rsidR="7C061CD9" w:rsidRPr="658E18D6">
        <w:rPr>
          <w:rFonts w:ascii="Times New Roman" w:eastAsia="Times New Roman" w:hAnsi="Times New Roman" w:cs="Times New Roman"/>
          <w:color w:val="000000" w:themeColor="text1"/>
          <w:sz w:val="24"/>
          <w:szCs w:val="24"/>
        </w:rPr>
        <w:t>agenda</w:t>
      </w:r>
      <w:r w:rsidR="108A9905" w:rsidRPr="658E18D6">
        <w:rPr>
          <w:rFonts w:ascii="Times New Roman" w:eastAsia="Times New Roman" w:hAnsi="Times New Roman" w:cs="Times New Roman"/>
          <w:color w:val="000000" w:themeColor="text1"/>
          <w:sz w:val="24"/>
          <w:szCs w:val="24"/>
        </w:rPr>
        <w:t xml:space="preserve"> is t</w:t>
      </w:r>
      <w:r w:rsidR="525D759E" w:rsidRPr="658E18D6">
        <w:rPr>
          <w:rFonts w:ascii="Times New Roman" w:eastAsia="Times New Roman" w:hAnsi="Times New Roman" w:cs="Times New Roman"/>
          <w:color w:val="000000" w:themeColor="text1"/>
          <w:sz w:val="24"/>
          <w:szCs w:val="24"/>
        </w:rPr>
        <w:t>o have</w:t>
      </w:r>
      <w:r w:rsidR="16BB8D43" w:rsidRPr="658E18D6">
        <w:rPr>
          <w:rFonts w:ascii="Times New Roman" w:eastAsia="Times New Roman" w:hAnsi="Times New Roman" w:cs="Times New Roman"/>
          <w:color w:val="000000" w:themeColor="text1"/>
          <w:sz w:val="24"/>
          <w:szCs w:val="24"/>
        </w:rPr>
        <w:t xml:space="preserve"> plots of land</w:t>
      </w:r>
      <w:r w:rsidR="4C091A6B" w:rsidRPr="658E18D6">
        <w:rPr>
          <w:rFonts w:ascii="Times New Roman" w:eastAsia="Times New Roman" w:hAnsi="Times New Roman" w:cs="Times New Roman"/>
          <w:color w:val="000000" w:themeColor="text1"/>
          <w:sz w:val="24"/>
          <w:szCs w:val="24"/>
        </w:rPr>
        <w:t xml:space="preserve"> available</w:t>
      </w:r>
      <w:r w:rsidR="16BB8D43" w:rsidRPr="658E18D6">
        <w:rPr>
          <w:rFonts w:ascii="Times New Roman" w:eastAsia="Times New Roman" w:hAnsi="Times New Roman" w:cs="Times New Roman"/>
          <w:color w:val="000000" w:themeColor="text1"/>
          <w:sz w:val="24"/>
          <w:szCs w:val="24"/>
        </w:rPr>
        <w:t xml:space="preserve"> </w:t>
      </w:r>
      <w:r w:rsidR="07345069" w:rsidRPr="658E18D6">
        <w:rPr>
          <w:rFonts w:ascii="Times New Roman" w:eastAsia="Times New Roman" w:hAnsi="Times New Roman" w:cs="Times New Roman"/>
          <w:color w:val="000000" w:themeColor="text1"/>
          <w:sz w:val="24"/>
          <w:szCs w:val="24"/>
        </w:rPr>
        <w:t xml:space="preserve">for </w:t>
      </w:r>
      <w:r w:rsidR="3D85AE0A" w:rsidRPr="658E18D6">
        <w:rPr>
          <w:rFonts w:ascii="Times New Roman" w:eastAsia="Times New Roman" w:hAnsi="Times New Roman" w:cs="Times New Roman"/>
          <w:color w:val="000000" w:themeColor="text1"/>
          <w:sz w:val="24"/>
          <w:szCs w:val="24"/>
        </w:rPr>
        <w:t>people</w:t>
      </w:r>
      <w:r w:rsidR="3D90913B" w:rsidRPr="658E18D6">
        <w:rPr>
          <w:rFonts w:ascii="Times New Roman" w:eastAsia="Times New Roman" w:hAnsi="Times New Roman" w:cs="Times New Roman"/>
          <w:color w:val="000000" w:themeColor="text1"/>
          <w:sz w:val="24"/>
          <w:szCs w:val="24"/>
        </w:rPr>
        <w:t xml:space="preserve"> to rent.</w:t>
      </w:r>
      <w:r w:rsidR="16BB8D43" w:rsidRPr="658E18D6">
        <w:rPr>
          <w:rFonts w:ascii="Times New Roman" w:eastAsia="Times New Roman" w:hAnsi="Times New Roman" w:cs="Times New Roman"/>
          <w:color w:val="000000" w:themeColor="text1"/>
          <w:sz w:val="24"/>
          <w:szCs w:val="24"/>
        </w:rPr>
        <w:t xml:space="preserve"> </w:t>
      </w:r>
      <w:r w:rsidR="05599A6E" w:rsidRPr="658E18D6">
        <w:rPr>
          <w:rFonts w:ascii="Times New Roman" w:eastAsia="Times New Roman" w:hAnsi="Times New Roman" w:cs="Times New Roman"/>
          <w:color w:val="000000" w:themeColor="text1"/>
          <w:sz w:val="24"/>
          <w:szCs w:val="24"/>
        </w:rPr>
        <w:t>Families, p</w:t>
      </w:r>
      <w:r w:rsidR="16BB8D43" w:rsidRPr="658E18D6">
        <w:rPr>
          <w:rFonts w:ascii="Times New Roman" w:eastAsia="Times New Roman" w:hAnsi="Times New Roman" w:cs="Times New Roman"/>
          <w:color w:val="000000" w:themeColor="text1"/>
          <w:sz w:val="24"/>
          <w:szCs w:val="24"/>
        </w:rPr>
        <w:t xml:space="preserve">rofessors, graduate students, and </w:t>
      </w:r>
      <w:r w:rsidR="2C0756A7" w:rsidRPr="658E18D6">
        <w:rPr>
          <w:rFonts w:ascii="Times New Roman" w:eastAsia="Times New Roman" w:hAnsi="Times New Roman" w:cs="Times New Roman"/>
          <w:color w:val="000000" w:themeColor="text1"/>
          <w:sz w:val="24"/>
          <w:szCs w:val="24"/>
        </w:rPr>
        <w:t>everyone else who wants an opportunity to grow their foods</w:t>
      </w:r>
      <w:r w:rsidR="63E53D86" w:rsidRPr="658E18D6">
        <w:rPr>
          <w:rFonts w:ascii="Times New Roman" w:eastAsia="Times New Roman" w:hAnsi="Times New Roman" w:cs="Times New Roman"/>
          <w:color w:val="000000" w:themeColor="text1"/>
          <w:sz w:val="24"/>
          <w:szCs w:val="24"/>
        </w:rPr>
        <w:t xml:space="preserve"> are welcome</w:t>
      </w:r>
      <w:r w:rsidR="2C0756A7" w:rsidRPr="658E18D6">
        <w:rPr>
          <w:rFonts w:ascii="Times New Roman" w:eastAsia="Times New Roman" w:hAnsi="Times New Roman" w:cs="Times New Roman"/>
          <w:color w:val="000000" w:themeColor="text1"/>
          <w:sz w:val="24"/>
          <w:szCs w:val="24"/>
        </w:rPr>
        <w:t xml:space="preserve">. </w:t>
      </w:r>
      <w:r w:rsidR="00B51A9F" w:rsidRPr="00B51A9F">
        <w:rPr>
          <w:rFonts w:ascii="Times New Roman" w:eastAsia="Times New Roman" w:hAnsi="Times New Roman" w:cs="Times New Roman"/>
          <w:color w:val="000000" w:themeColor="text1"/>
          <w:sz w:val="24"/>
          <w:szCs w:val="24"/>
        </w:rPr>
        <w:t>However, their</w:t>
      </w:r>
      <w:r w:rsidR="5B5DA7C9" w:rsidRPr="658E18D6">
        <w:rPr>
          <w:rFonts w:ascii="Times New Roman" w:eastAsia="Times New Roman" w:hAnsi="Times New Roman" w:cs="Times New Roman"/>
          <w:color w:val="000000" w:themeColor="text1"/>
          <w:sz w:val="24"/>
          <w:szCs w:val="24"/>
        </w:rPr>
        <w:t xml:space="preserve"> focused demographic is not </w:t>
      </w:r>
      <w:r w:rsidR="00B51A9F" w:rsidRPr="00B51A9F">
        <w:rPr>
          <w:rFonts w:ascii="Times New Roman" w:eastAsia="Times New Roman" w:hAnsi="Times New Roman" w:cs="Times New Roman"/>
          <w:color w:val="000000" w:themeColor="text1"/>
          <w:sz w:val="24"/>
          <w:szCs w:val="24"/>
        </w:rPr>
        <w:t xml:space="preserve">UTA </w:t>
      </w:r>
      <w:r w:rsidR="5B5DA7C9" w:rsidRPr="658E18D6">
        <w:rPr>
          <w:rFonts w:ascii="Times New Roman" w:eastAsia="Times New Roman" w:hAnsi="Times New Roman" w:cs="Times New Roman"/>
          <w:color w:val="000000" w:themeColor="text1"/>
          <w:sz w:val="24"/>
          <w:szCs w:val="24"/>
        </w:rPr>
        <w:t xml:space="preserve">students seeking fresh fruits and vegetables. Currently, there is a year-long waiting list for a single plot of the garden. </w:t>
      </w:r>
      <w:r w:rsidR="71D42CF9" w:rsidRPr="658E18D6">
        <w:rPr>
          <w:rFonts w:ascii="Times New Roman" w:eastAsia="Times New Roman" w:hAnsi="Times New Roman" w:cs="Times New Roman"/>
          <w:color w:val="000000" w:themeColor="text1"/>
          <w:sz w:val="24"/>
          <w:szCs w:val="24"/>
        </w:rPr>
        <w:t>Because of this extensive wait, the City of Arlington does not advertise the garden on social media. Most students had not heard of the garden, or if they had, they were unsure how it functioned</w:t>
      </w:r>
      <w:r w:rsidR="1C6FCF01" w:rsidRPr="658E18D6">
        <w:rPr>
          <w:rFonts w:ascii="Times New Roman" w:eastAsia="Times New Roman" w:hAnsi="Times New Roman" w:cs="Times New Roman"/>
          <w:color w:val="000000" w:themeColor="text1"/>
          <w:sz w:val="24"/>
          <w:szCs w:val="24"/>
        </w:rPr>
        <w:t xml:space="preserve"> or how to get involved.</w:t>
      </w:r>
    </w:p>
    <w:p w14:paraId="50F3AE0D" w14:textId="448B2FD2" w:rsidR="14BA420C" w:rsidRDefault="14BA420C" w:rsidP="00877791">
      <w:pPr>
        <w:spacing w:line="480" w:lineRule="auto"/>
        <w:ind w:firstLine="720"/>
        <w:rPr>
          <w:rFonts w:ascii="Times New Roman" w:eastAsia="Times New Roman" w:hAnsi="Times New Roman" w:cs="Times New Roman"/>
          <w:color w:val="000000" w:themeColor="text1"/>
          <w:sz w:val="24"/>
          <w:szCs w:val="24"/>
        </w:rPr>
      </w:pPr>
      <w:r w:rsidRPr="658E18D6">
        <w:rPr>
          <w:rFonts w:ascii="Times New Roman" w:eastAsia="Times New Roman" w:hAnsi="Times New Roman" w:cs="Times New Roman"/>
          <w:color w:val="000000" w:themeColor="text1"/>
          <w:sz w:val="24"/>
          <w:szCs w:val="24"/>
        </w:rPr>
        <w:t xml:space="preserve">The garden has tools available to rent, but seeds are not provided. The multicultural aspect of the garden flourishes as many of the gardeners plant </w:t>
      </w:r>
      <w:r w:rsidR="009B42A0" w:rsidRPr="009B42A0">
        <w:rPr>
          <w:rFonts w:ascii="Times New Roman" w:eastAsia="Times New Roman" w:hAnsi="Times New Roman" w:cs="Times New Roman"/>
          <w:color w:val="000000" w:themeColor="text1"/>
          <w:sz w:val="24"/>
          <w:szCs w:val="24"/>
        </w:rPr>
        <w:t>food</w:t>
      </w:r>
      <w:r w:rsidR="5B8245CD" w:rsidRPr="658E18D6">
        <w:rPr>
          <w:rFonts w:ascii="Times New Roman" w:eastAsia="Times New Roman" w:hAnsi="Times New Roman" w:cs="Times New Roman"/>
          <w:color w:val="000000" w:themeColor="text1"/>
          <w:sz w:val="24"/>
          <w:szCs w:val="24"/>
        </w:rPr>
        <w:t xml:space="preserve"> that remind them of home. Despite the vibrant </w:t>
      </w:r>
      <w:r w:rsidR="4A8DBCF1" w:rsidRPr="658E18D6">
        <w:rPr>
          <w:rFonts w:ascii="Times New Roman" w:eastAsia="Times New Roman" w:hAnsi="Times New Roman" w:cs="Times New Roman"/>
          <w:color w:val="000000" w:themeColor="text1"/>
          <w:sz w:val="24"/>
          <w:szCs w:val="24"/>
        </w:rPr>
        <w:t xml:space="preserve">assortment of produce, the primary problems patrons run into are other gardeners. </w:t>
      </w:r>
      <w:r w:rsidR="2B61D597" w:rsidRPr="658E18D6">
        <w:rPr>
          <w:rFonts w:ascii="Times New Roman" w:eastAsia="Times New Roman" w:hAnsi="Times New Roman" w:cs="Times New Roman"/>
          <w:color w:val="000000" w:themeColor="text1"/>
          <w:sz w:val="24"/>
          <w:szCs w:val="24"/>
        </w:rPr>
        <w:t>Pappas handles complaints almost daily. Conversel</w:t>
      </w:r>
      <w:r w:rsidR="2BDB52FD" w:rsidRPr="658E18D6">
        <w:rPr>
          <w:rFonts w:ascii="Times New Roman" w:eastAsia="Times New Roman" w:hAnsi="Times New Roman" w:cs="Times New Roman"/>
          <w:color w:val="000000" w:themeColor="text1"/>
          <w:sz w:val="24"/>
          <w:szCs w:val="24"/>
        </w:rPr>
        <w:t>y, c</w:t>
      </w:r>
      <w:r w:rsidR="4A8DBCF1" w:rsidRPr="658E18D6">
        <w:rPr>
          <w:rFonts w:ascii="Times New Roman" w:eastAsia="Times New Roman" w:hAnsi="Times New Roman" w:cs="Times New Roman"/>
          <w:color w:val="000000" w:themeColor="text1"/>
          <w:sz w:val="24"/>
          <w:szCs w:val="24"/>
        </w:rPr>
        <w:t>ritters and weather are handled organically: no pesticides</w:t>
      </w:r>
      <w:r w:rsidR="7221D52A" w:rsidRPr="658E18D6">
        <w:rPr>
          <w:rFonts w:ascii="Times New Roman" w:eastAsia="Times New Roman" w:hAnsi="Times New Roman" w:cs="Times New Roman"/>
          <w:color w:val="000000" w:themeColor="text1"/>
          <w:sz w:val="24"/>
          <w:szCs w:val="24"/>
        </w:rPr>
        <w:t xml:space="preserve"> or shelter is deemed necessary by the City of Arlington. Bermuda grass requires mowing </w:t>
      </w:r>
      <w:r w:rsidR="009B42A0" w:rsidRPr="009B42A0">
        <w:rPr>
          <w:rFonts w:ascii="Times New Roman" w:eastAsia="Times New Roman" w:hAnsi="Times New Roman" w:cs="Times New Roman"/>
          <w:color w:val="000000" w:themeColor="text1"/>
          <w:sz w:val="24"/>
          <w:szCs w:val="24"/>
        </w:rPr>
        <w:t>regularly</w:t>
      </w:r>
      <w:r w:rsidR="7221D52A" w:rsidRPr="658E18D6">
        <w:rPr>
          <w:rFonts w:ascii="Times New Roman" w:eastAsia="Times New Roman" w:hAnsi="Times New Roman" w:cs="Times New Roman"/>
          <w:color w:val="000000" w:themeColor="text1"/>
          <w:sz w:val="24"/>
          <w:szCs w:val="24"/>
        </w:rPr>
        <w:t>, while extreme weather</w:t>
      </w:r>
      <w:r w:rsidR="65F5CA71" w:rsidRPr="658E18D6">
        <w:rPr>
          <w:rFonts w:ascii="Times New Roman" w:eastAsia="Times New Roman" w:hAnsi="Times New Roman" w:cs="Times New Roman"/>
          <w:color w:val="000000" w:themeColor="text1"/>
          <w:sz w:val="24"/>
          <w:szCs w:val="24"/>
        </w:rPr>
        <w:t xml:space="preserve"> calls for consistent upkeep from staff. 100-degree summer heat </w:t>
      </w:r>
      <w:r w:rsidR="56DAB9AE" w:rsidRPr="658E18D6">
        <w:rPr>
          <w:rFonts w:ascii="Times New Roman" w:eastAsia="Times New Roman" w:hAnsi="Times New Roman" w:cs="Times New Roman"/>
          <w:color w:val="000000" w:themeColor="text1"/>
          <w:sz w:val="24"/>
          <w:szCs w:val="24"/>
        </w:rPr>
        <w:t xml:space="preserve">demands watering multiple times a day, and freezing temperatures </w:t>
      </w:r>
      <w:r w:rsidR="56DAB9AE" w:rsidRPr="658E18D6">
        <w:rPr>
          <w:rFonts w:ascii="Times New Roman" w:eastAsia="Times New Roman" w:hAnsi="Times New Roman" w:cs="Times New Roman"/>
          <w:color w:val="000000" w:themeColor="text1"/>
          <w:sz w:val="24"/>
          <w:szCs w:val="24"/>
        </w:rPr>
        <w:lastRenderedPageBreak/>
        <w:t xml:space="preserve">necessitate </w:t>
      </w:r>
      <w:r w:rsidR="64D6FA70" w:rsidRPr="658E18D6">
        <w:rPr>
          <w:rFonts w:ascii="Times New Roman" w:eastAsia="Times New Roman" w:hAnsi="Times New Roman" w:cs="Times New Roman"/>
          <w:color w:val="000000" w:themeColor="text1"/>
          <w:sz w:val="24"/>
          <w:szCs w:val="24"/>
        </w:rPr>
        <w:t>checking</w:t>
      </w:r>
      <w:r w:rsidR="56DAB9AE" w:rsidRPr="658E18D6">
        <w:rPr>
          <w:rFonts w:ascii="Times New Roman" w:eastAsia="Times New Roman" w:hAnsi="Times New Roman" w:cs="Times New Roman"/>
          <w:color w:val="000000" w:themeColor="text1"/>
          <w:sz w:val="24"/>
          <w:szCs w:val="24"/>
        </w:rPr>
        <w:t xml:space="preserve"> the water pipes. </w:t>
      </w:r>
      <w:r w:rsidR="7D72950B" w:rsidRPr="658E18D6">
        <w:rPr>
          <w:rFonts w:ascii="Times New Roman" w:eastAsia="Times New Roman" w:hAnsi="Times New Roman" w:cs="Times New Roman"/>
          <w:color w:val="000000" w:themeColor="text1"/>
          <w:sz w:val="24"/>
          <w:szCs w:val="24"/>
        </w:rPr>
        <w:t>Soil and mulch</w:t>
      </w:r>
      <w:r w:rsidR="6124DE0E" w:rsidRPr="658E18D6">
        <w:rPr>
          <w:rFonts w:ascii="Times New Roman" w:eastAsia="Times New Roman" w:hAnsi="Times New Roman" w:cs="Times New Roman"/>
          <w:color w:val="000000" w:themeColor="text1"/>
          <w:sz w:val="24"/>
          <w:szCs w:val="24"/>
        </w:rPr>
        <w:t xml:space="preserve"> must conform to</w:t>
      </w:r>
      <w:r w:rsidR="7D72950B" w:rsidRPr="658E18D6">
        <w:rPr>
          <w:rFonts w:ascii="Times New Roman" w:eastAsia="Times New Roman" w:hAnsi="Times New Roman" w:cs="Times New Roman"/>
          <w:color w:val="000000" w:themeColor="text1"/>
          <w:sz w:val="24"/>
          <w:szCs w:val="24"/>
        </w:rPr>
        <w:t xml:space="preserve"> specific gardening regulations, and the garden </w:t>
      </w:r>
      <w:r w:rsidR="443A98CD" w:rsidRPr="658E18D6">
        <w:rPr>
          <w:rFonts w:ascii="Times New Roman" w:eastAsia="Times New Roman" w:hAnsi="Times New Roman" w:cs="Times New Roman"/>
          <w:color w:val="000000" w:themeColor="text1"/>
          <w:sz w:val="24"/>
          <w:szCs w:val="24"/>
        </w:rPr>
        <w:t xml:space="preserve">must be accessible to those with disabilities. </w:t>
      </w:r>
    </w:p>
    <w:p w14:paraId="10EE71DC" w14:textId="1D67F1DE" w:rsidR="0D87B360" w:rsidRPr="00D54BA6" w:rsidRDefault="000128C5" w:rsidP="00877791">
      <w:pPr>
        <w:spacing w:line="480" w:lineRule="auto"/>
        <w:ind w:firstLine="720"/>
        <w:rPr>
          <w:rFonts w:ascii="Times New Roman" w:eastAsia="Times New Roman" w:hAnsi="Times New Roman" w:cs="Times New Roman"/>
          <w:b/>
          <w:bCs/>
          <w:color w:val="000000" w:themeColor="text1"/>
          <w:sz w:val="24"/>
          <w:szCs w:val="24"/>
        </w:rPr>
      </w:pPr>
      <w:r w:rsidRPr="000128C5">
        <w:rPr>
          <w:rFonts w:ascii="Times New Roman" w:eastAsia="Times New Roman" w:hAnsi="Times New Roman" w:cs="Times New Roman"/>
          <w:color w:val="000000" w:themeColor="text1"/>
          <w:sz w:val="24"/>
          <w:szCs w:val="24"/>
        </w:rPr>
        <w:t>Initially</w:t>
      </w:r>
      <w:r w:rsidR="553FA13F" w:rsidRPr="658E18D6">
        <w:rPr>
          <w:rFonts w:ascii="Times New Roman" w:eastAsia="Times New Roman" w:hAnsi="Times New Roman" w:cs="Times New Roman"/>
          <w:color w:val="000000" w:themeColor="text1"/>
          <w:sz w:val="24"/>
          <w:szCs w:val="24"/>
        </w:rPr>
        <w:t>, the garden was paired with a committee and classes for the general public. Ov</w:t>
      </w:r>
      <w:r w:rsidR="5C0A4B91" w:rsidRPr="658E18D6">
        <w:rPr>
          <w:rFonts w:ascii="Times New Roman" w:eastAsia="Times New Roman" w:hAnsi="Times New Roman" w:cs="Times New Roman"/>
          <w:color w:val="000000" w:themeColor="text1"/>
          <w:sz w:val="24"/>
          <w:szCs w:val="24"/>
        </w:rPr>
        <w:t xml:space="preserve">er time, the committee fell apart due to a lack of communication and organization. </w:t>
      </w:r>
      <w:r w:rsidR="3DCD5CEC" w:rsidRPr="658E18D6">
        <w:rPr>
          <w:rFonts w:ascii="Times New Roman" w:eastAsia="Times New Roman" w:hAnsi="Times New Roman" w:cs="Times New Roman"/>
          <w:color w:val="000000" w:themeColor="text1"/>
          <w:sz w:val="24"/>
          <w:szCs w:val="24"/>
        </w:rPr>
        <w:t xml:space="preserve">The classes lost attendance fast despite their original popularity. Pappas emphasized the hardships of running the garden. </w:t>
      </w:r>
      <w:r w:rsidR="4EA7CE0B" w:rsidRPr="658E18D6">
        <w:rPr>
          <w:rFonts w:ascii="Times New Roman" w:eastAsia="Times New Roman" w:hAnsi="Times New Roman" w:cs="Times New Roman"/>
          <w:color w:val="000000" w:themeColor="text1"/>
          <w:sz w:val="24"/>
          <w:szCs w:val="24"/>
        </w:rPr>
        <w:t xml:space="preserve">Volunteers, however, have been </w:t>
      </w:r>
      <w:r w:rsidRPr="000128C5">
        <w:rPr>
          <w:rFonts w:ascii="Times New Roman" w:eastAsia="Times New Roman" w:hAnsi="Times New Roman" w:cs="Times New Roman"/>
          <w:color w:val="000000" w:themeColor="text1"/>
          <w:sz w:val="24"/>
          <w:szCs w:val="24"/>
        </w:rPr>
        <w:t>an enormous</w:t>
      </w:r>
      <w:r w:rsidR="4EA7CE0B" w:rsidRPr="658E18D6">
        <w:rPr>
          <w:rFonts w:ascii="Times New Roman" w:eastAsia="Times New Roman" w:hAnsi="Times New Roman" w:cs="Times New Roman"/>
          <w:color w:val="000000" w:themeColor="text1"/>
          <w:sz w:val="24"/>
          <w:szCs w:val="24"/>
        </w:rPr>
        <w:t xml:space="preserve"> help in maintaining a clean, beautiful garden. Students from UTA volunteer once a month to pick up trash</w:t>
      </w:r>
      <w:r w:rsidR="39EE3446" w:rsidRPr="658E18D6">
        <w:rPr>
          <w:rFonts w:ascii="Times New Roman" w:eastAsia="Times New Roman" w:hAnsi="Times New Roman" w:cs="Times New Roman"/>
          <w:color w:val="000000" w:themeColor="text1"/>
          <w:sz w:val="24"/>
          <w:szCs w:val="24"/>
        </w:rPr>
        <w:t xml:space="preserve">, organize supplies, and tidy up the area. The garden is a volunteer in a way as well. One of the requirements of renting out a plot is to donate </w:t>
      </w:r>
      <w:r w:rsidR="278118F8" w:rsidRPr="658E18D6">
        <w:rPr>
          <w:rFonts w:ascii="Times New Roman" w:eastAsia="Times New Roman" w:hAnsi="Times New Roman" w:cs="Times New Roman"/>
          <w:color w:val="000000" w:themeColor="text1"/>
          <w:sz w:val="24"/>
          <w:szCs w:val="24"/>
        </w:rPr>
        <w:t>half of the harvest to Mission Arlington, a nonprofit organization devoted to serving the community.</w:t>
      </w:r>
      <w:r w:rsidR="38C6150D" w:rsidRPr="658E18D6">
        <w:rPr>
          <w:rFonts w:ascii="Times New Roman" w:eastAsia="Times New Roman" w:hAnsi="Times New Roman" w:cs="Times New Roman"/>
          <w:color w:val="000000" w:themeColor="text1"/>
          <w:sz w:val="24"/>
          <w:szCs w:val="24"/>
        </w:rPr>
        <w:t xml:space="preserve"> The interview was beneficial in learning what worked and what failed for the community garden. Pappas voiced</w:t>
      </w:r>
      <w:r w:rsidRPr="000128C5">
        <w:rPr>
          <w:rFonts w:ascii="Times New Roman" w:eastAsia="Times New Roman" w:hAnsi="Times New Roman" w:cs="Times New Roman"/>
          <w:color w:val="000000" w:themeColor="text1"/>
          <w:sz w:val="24"/>
          <w:szCs w:val="24"/>
        </w:rPr>
        <w:t xml:space="preserve"> that</w:t>
      </w:r>
      <w:r w:rsidR="38C6150D" w:rsidRPr="658E18D6">
        <w:rPr>
          <w:rFonts w:ascii="Times New Roman" w:eastAsia="Times New Roman" w:hAnsi="Times New Roman" w:cs="Times New Roman"/>
          <w:color w:val="000000" w:themeColor="text1"/>
          <w:sz w:val="24"/>
          <w:szCs w:val="24"/>
        </w:rPr>
        <w:t xml:space="preserve"> she would be willing to donate manuals and help </w:t>
      </w:r>
      <w:r w:rsidRPr="000128C5">
        <w:rPr>
          <w:rFonts w:ascii="Times New Roman" w:eastAsia="Times New Roman" w:hAnsi="Times New Roman" w:cs="Times New Roman"/>
          <w:color w:val="000000" w:themeColor="text1"/>
          <w:sz w:val="24"/>
          <w:szCs w:val="24"/>
        </w:rPr>
        <w:t>implement</w:t>
      </w:r>
      <w:r w:rsidR="38C6150D" w:rsidRPr="658E18D6">
        <w:rPr>
          <w:rFonts w:ascii="Times New Roman" w:eastAsia="Times New Roman" w:hAnsi="Times New Roman" w:cs="Times New Roman"/>
          <w:color w:val="000000" w:themeColor="text1"/>
          <w:sz w:val="24"/>
          <w:szCs w:val="24"/>
        </w:rPr>
        <w:t xml:space="preserve"> </w:t>
      </w:r>
      <w:r w:rsidR="4BAA38D0" w:rsidRPr="658E18D6">
        <w:rPr>
          <w:rFonts w:ascii="Times New Roman" w:eastAsia="Times New Roman" w:hAnsi="Times New Roman" w:cs="Times New Roman"/>
          <w:color w:val="000000" w:themeColor="text1"/>
          <w:sz w:val="24"/>
          <w:szCs w:val="24"/>
        </w:rPr>
        <w:t>an</w:t>
      </w:r>
      <w:r w:rsidR="38C6150D" w:rsidRPr="658E18D6">
        <w:rPr>
          <w:rFonts w:ascii="Times New Roman" w:eastAsia="Times New Roman" w:hAnsi="Times New Roman" w:cs="Times New Roman"/>
          <w:color w:val="000000" w:themeColor="text1"/>
          <w:sz w:val="24"/>
          <w:szCs w:val="24"/>
        </w:rPr>
        <w:t xml:space="preserve"> on-campus garden focused on providing fresh produce to UTA’s s</w:t>
      </w:r>
      <w:r w:rsidR="3CFD1CE7" w:rsidRPr="658E18D6">
        <w:rPr>
          <w:rFonts w:ascii="Times New Roman" w:eastAsia="Times New Roman" w:hAnsi="Times New Roman" w:cs="Times New Roman"/>
          <w:color w:val="000000" w:themeColor="text1"/>
          <w:sz w:val="24"/>
          <w:szCs w:val="24"/>
        </w:rPr>
        <w:t>tudents.</w:t>
      </w:r>
    </w:p>
    <w:p w14:paraId="25163FE2" w14:textId="4C5C80E6" w:rsidR="1D2C8E56" w:rsidRPr="00D54BA6" w:rsidRDefault="751C08AD" w:rsidP="58D6F9C2">
      <w:pPr>
        <w:spacing w:line="480" w:lineRule="auto"/>
        <w:ind w:firstLine="720"/>
        <w:jc w:val="center"/>
        <w:rPr>
          <w:rFonts w:ascii="Times New Roman" w:eastAsia="Times New Roman" w:hAnsi="Times New Roman" w:cs="Times New Roman"/>
          <w:color w:val="000000" w:themeColor="text1"/>
          <w:sz w:val="24"/>
          <w:szCs w:val="24"/>
          <w:u w:val="single"/>
        </w:rPr>
      </w:pPr>
      <w:r w:rsidRPr="658E18D6">
        <w:rPr>
          <w:rFonts w:ascii="Times New Roman" w:eastAsia="Times New Roman" w:hAnsi="Times New Roman" w:cs="Times New Roman"/>
          <w:b/>
          <w:bCs/>
          <w:color w:val="000000" w:themeColor="text1"/>
          <w:sz w:val="24"/>
          <w:szCs w:val="24"/>
        </w:rPr>
        <w:t>Statistics</w:t>
      </w:r>
    </w:p>
    <w:p w14:paraId="3AC4F8F2" w14:textId="1A48AD85" w:rsidR="0D87B360" w:rsidRDefault="0826307B" w:rsidP="2D4D6BCC">
      <w:pPr>
        <w:spacing w:line="480" w:lineRule="auto"/>
        <w:ind w:firstLine="720"/>
        <w:jc w:val="center"/>
        <w:rPr>
          <w:rFonts w:ascii="Times New Roman" w:eastAsia="Times New Roman" w:hAnsi="Times New Roman" w:cs="Times New Roman"/>
          <w:color w:val="000000" w:themeColor="text1"/>
          <w:sz w:val="24"/>
          <w:szCs w:val="24"/>
          <w:u w:val="single"/>
        </w:rPr>
      </w:pPr>
      <w:r w:rsidRPr="658E18D6">
        <w:rPr>
          <w:rFonts w:ascii="Times New Roman" w:eastAsia="Times New Roman" w:hAnsi="Times New Roman" w:cs="Times New Roman"/>
          <w:color w:val="000000" w:themeColor="text1"/>
          <w:sz w:val="24"/>
          <w:szCs w:val="24"/>
          <w:u w:val="single"/>
        </w:rPr>
        <w:t>Poll</w:t>
      </w:r>
      <w:commentRangeStart w:id="3"/>
      <w:commentRangeStart w:id="4"/>
      <w:r w:rsidRPr="658E18D6">
        <w:rPr>
          <w:rFonts w:ascii="Times New Roman" w:eastAsia="Times New Roman" w:hAnsi="Times New Roman" w:cs="Times New Roman"/>
          <w:color w:val="000000" w:themeColor="text1"/>
          <w:sz w:val="24"/>
          <w:szCs w:val="24"/>
          <w:u w:val="single"/>
        </w:rPr>
        <w:t xml:space="preserve"> Results</w:t>
      </w:r>
      <w:commentRangeEnd w:id="3"/>
      <w:r w:rsidR="0BC11DBF">
        <w:rPr>
          <w:rStyle w:val="CommentReference"/>
        </w:rPr>
        <w:commentReference w:id="3"/>
      </w:r>
      <w:commentRangeEnd w:id="4"/>
      <w:r w:rsidR="0BC11DBF">
        <w:rPr>
          <w:rStyle w:val="CommentReference"/>
        </w:rPr>
        <w:commentReference w:id="4"/>
      </w:r>
    </w:p>
    <w:p w14:paraId="5A0246E0" w14:textId="708A09AD" w:rsidR="0D87B360" w:rsidRPr="00D54BA6" w:rsidRDefault="5E6EC531" w:rsidP="00877791">
      <w:pPr>
        <w:spacing w:line="480" w:lineRule="auto"/>
        <w:rPr>
          <w:rFonts w:ascii="Times New Roman" w:eastAsia="Times New Roman" w:hAnsi="Times New Roman" w:cs="Times New Roman"/>
          <w:sz w:val="24"/>
          <w:szCs w:val="24"/>
        </w:rPr>
      </w:pPr>
      <w:r>
        <w:drawing>
          <wp:inline distT="0" distB="0" distL="0" distR="0" wp14:anchorId="307E5C8A" wp14:editId="5F7F8393">
            <wp:extent cx="3838606" cy="2152650"/>
            <wp:effectExtent l="0" t="0" r="0" b="0"/>
            <wp:docPr id="1565160079" name="Picture 156516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160079"/>
                    <pic:cNvPicPr/>
                  </pic:nvPicPr>
                  <pic:blipFill>
                    <a:blip r:embed="rId20">
                      <a:extLst>
                        <a:ext uri="{28A0092B-C50C-407E-A947-70E740481C1C}">
                          <a14:useLocalDpi xmlns:a14="http://schemas.microsoft.com/office/drawing/2010/main" val="0"/>
                        </a:ext>
                      </a:extLst>
                    </a:blip>
                    <a:srcRect l="2500" r="13541"/>
                    <a:stretch>
                      <a:fillRect/>
                    </a:stretch>
                  </pic:blipFill>
                  <pic:spPr>
                    <a:xfrm>
                      <a:off x="0" y="0"/>
                      <a:ext cx="3838606" cy="2152650"/>
                    </a:xfrm>
                    <a:prstGeom prst="rect">
                      <a:avLst/>
                    </a:prstGeom>
                  </pic:spPr>
                </pic:pic>
              </a:graphicData>
            </a:graphic>
          </wp:inline>
        </w:drawing>
      </w:r>
    </w:p>
    <w:p w14:paraId="2B390764" w14:textId="51CCFA47" w:rsidR="0D87B360" w:rsidRPr="00D54BA6" w:rsidRDefault="25C65913"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 xml:space="preserve">Fig. </w:t>
      </w:r>
      <w:r w:rsidR="6F768423" w:rsidRPr="00D54BA6">
        <w:rPr>
          <w:rFonts w:ascii="Times New Roman" w:eastAsia="Times New Roman" w:hAnsi="Times New Roman" w:cs="Times New Roman"/>
          <w:sz w:val="24"/>
          <w:szCs w:val="24"/>
        </w:rPr>
        <w:t>4</w:t>
      </w:r>
      <w:r w:rsidRPr="00D54BA6">
        <w:rPr>
          <w:rFonts w:ascii="Times New Roman" w:eastAsia="Times New Roman" w:hAnsi="Times New Roman" w:cs="Times New Roman"/>
          <w:sz w:val="24"/>
          <w:szCs w:val="24"/>
        </w:rPr>
        <w:t xml:space="preserve"> Relation to UTA poll</w:t>
      </w:r>
    </w:p>
    <w:p w14:paraId="7F50B673" w14:textId="162037C5" w:rsidR="476C878B" w:rsidRPr="00D54BA6" w:rsidRDefault="476C878B"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lastRenderedPageBreak/>
        <w:t>81% of respondents were students and 19% were faculty members at UTA.</w:t>
      </w:r>
    </w:p>
    <w:p w14:paraId="69860186" w14:textId="1E775C66" w:rsidR="0D87B360" w:rsidRPr="00D54BA6" w:rsidRDefault="5367B095" w:rsidP="00877791">
      <w:pPr>
        <w:spacing w:line="480" w:lineRule="auto"/>
        <w:rPr>
          <w:rFonts w:ascii="Times New Roman" w:eastAsia="Times New Roman" w:hAnsi="Times New Roman" w:cs="Times New Roman"/>
          <w:sz w:val="24"/>
          <w:szCs w:val="24"/>
        </w:rPr>
      </w:pPr>
      <w:r>
        <w:drawing>
          <wp:inline distT="0" distB="0" distL="0" distR="0" wp14:anchorId="564BF016" wp14:editId="44019C10">
            <wp:extent cx="4343400" cy="2171700"/>
            <wp:effectExtent l="0" t="0" r="0" b="0"/>
            <wp:docPr id="1985546995" name="Picture 198554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546995"/>
                    <pic:cNvPicPr/>
                  </pic:nvPicPr>
                  <pic:blipFill>
                    <a:blip r:embed="rId21">
                      <a:extLst>
                        <a:ext uri="{28A0092B-C50C-407E-A947-70E740481C1C}">
                          <a14:useLocalDpi xmlns:a14="http://schemas.microsoft.com/office/drawing/2010/main" val="0"/>
                        </a:ext>
                      </a:extLst>
                    </a:blip>
                    <a:srcRect l="1875" r="3125"/>
                    <a:stretch>
                      <a:fillRect/>
                    </a:stretch>
                  </pic:blipFill>
                  <pic:spPr>
                    <a:xfrm>
                      <a:off x="0" y="0"/>
                      <a:ext cx="4343400" cy="2171700"/>
                    </a:xfrm>
                    <a:prstGeom prst="rect">
                      <a:avLst/>
                    </a:prstGeom>
                  </pic:spPr>
                </pic:pic>
              </a:graphicData>
            </a:graphic>
          </wp:inline>
        </w:drawing>
      </w:r>
    </w:p>
    <w:p w14:paraId="2D7A0FAD" w14:textId="5087F30F" w:rsidR="700E783B" w:rsidRPr="00D54BA6" w:rsidRDefault="41E0BB3A"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 xml:space="preserve">Fig. </w:t>
      </w:r>
      <w:r w:rsidR="22024CD4" w:rsidRPr="00D54BA6">
        <w:rPr>
          <w:rFonts w:ascii="Times New Roman" w:eastAsia="Times New Roman" w:hAnsi="Times New Roman" w:cs="Times New Roman"/>
          <w:sz w:val="24"/>
          <w:szCs w:val="24"/>
        </w:rPr>
        <w:t>5</w:t>
      </w:r>
      <w:r w:rsidRPr="00D54BA6">
        <w:rPr>
          <w:rFonts w:ascii="Times New Roman" w:eastAsia="Times New Roman" w:hAnsi="Times New Roman" w:cs="Times New Roman"/>
          <w:sz w:val="24"/>
          <w:szCs w:val="24"/>
        </w:rPr>
        <w:t xml:space="preserve"> Living Situation Poll</w:t>
      </w:r>
    </w:p>
    <w:p w14:paraId="560BCAB9" w14:textId="3202EF31" w:rsidR="3D223D24" w:rsidRPr="00D54BA6" w:rsidRDefault="3D223D24"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65.9% of the 179 respondents live off</w:t>
      </w:r>
      <w:r w:rsidR="558CF0B7" w:rsidRPr="00D54BA6">
        <w:rPr>
          <w:rFonts w:ascii="Times New Roman" w:eastAsia="Times New Roman" w:hAnsi="Times New Roman" w:cs="Times New Roman"/>
          <w:sz w:val="24"/>
          <w:szCs w:val="24"/>
        </w:rPr>
        <w:t>-</w:t>
      </w:r>
      <w:r w:rsidRPr="00D54BA6">
        <w:rPr>
          <w:rFonts w:ascii="Times New Roman" w:eastAsia="Times New Roman" w:hAnsi="Times New Roman" w:cs="Times New Roman"/>
          <w:sz w:val="24"/>
          <w:szCs w:val="24"/>
        </w:rPr>
        <w:t xml:space="preserve">campus, 17.3% live in a residence hall, 11.2% in apartments, and </w:t>
      </w:r>
      <w:r w:rsidR="3E9A3093" w:rsidRPr="00D54BA6">
        <w:rPr>
          <w:rFonts w:ascii="Times New Roman" w:eastAsia="Times New Roman" w:hAnsi="Times New Roman" w:cs="Times New Roman"/>
          <w:sz w:val="24"/>
          <w:szCs w:val="24"/>
        </w:rPr>
        <w:t xml:space="preserve">the </w:t>
      </w:r>
      <w:r w:rsidRPr="00D54BA6">
        <w:rPr>
          <w:rFonts w:ascii="Times New Roman" w:eastAsia="Times New Roman" w:hAnsi="Times New Roman" w:cs="Times New Roman"/>
          <w:sz w:val="24"/>
          <w:szCs w:val="24"/>
        </w:rPr>
        <w:t>remaining are not stude</w:t>
      </w:r>
      <w:r w:rsidR="08387876" w:rsidRPr="00D54BA6">
        <w:rPr>
          <w:rFonts w:ascii="Times New Roman" w:eastAsia="Times New Roman" w:hAnsi="Times New Roman" w:cs="Times New Roman"/>
          <w:sz w:val="24"/>
          <w:szCs w:val="24"/>
        </w:rPr>
        <w:t xml:space="preserve">nts. </w:t>
      </w:r>
    </w:p>
    <w:p w14:paraId="46297FAC" w14:textId="1E775C66" w:rsidR="394CD670" w:rsidRPr="00D54BA6" w:rsidRDefault="5367B095" w:rsidP="00877791">
      <w:pPr>
        <w:spacing w:line="480" w:lineRule="auto"/>
        <w:rPr>
          <w:rFonts w:ascii="Times New Roman" w:eastAsia="Times New Roman" w:hAnsi="Times New Roman" w:cs="Times New Roman"/>
          <w:sz w:val="24"/>
          <w:szCs w:val="24"/>
        </w:rPr>
      </w:pPr>
      <w:r>
        <w:drawing>
          <wp:inline distT="0" distB="0" distL="0" distR="0" wp14:anchorId="4D17579D" wp14:editId="2642838D">
            <wp:extent cx="3543300" cy="1990725"/>
            <wp:effectExtent l="0" t="0" r="0" b="0"/>
            <wp:docPr id="88917781" name="Picture 8891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17781"/>
                    <pic:cNvPicPr/>
                  </pic:nvPicPr>
                  <pic:blipFill>
                    <a:blip r:embed="rId22">
                      <a:extLst>
                        <a:ext uri="{28A0092B-C50C-407E-A947-70E740481C1C}">
                          <a14:useLocalDpi xmlns:a14="http://schemas.microsoft.com/office/drawing/2010/main" val="0"/>
                        </a:ext>
                      </a:extLst>
                    </a:blip>
                    <a:srcRect r="22500"/>
                    <a:stretch>
                      <a:fillRect/>
                    </a:stretch>
                  </pic:blipFill>
                  <pic:spPr>
                    <a:xfrm>
                      <a:off x="0" y="0"/>
                      <a:ext cx="3543300" cy="1990725"/>
                    </a:xfrm>
                    <a:prstGeom prst="rect">
                      <a:avLst/>
                    </a:prstGeom>
                  </pic:spPr>
                </pic:pic>
              </a:graphicData>
            </a:graphic>
          </wp:inline>
        </w:drawing>
      </w:r>
    </w:p>
    <w:p w14:paraId="009FB7D7" w14:textId="7ACD11DC" w:rsidR="394CD670" w:rsidRPr="00D54BA6" w:rsidRDefault="32F6B4C8"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 xml:space="preserve">Fig. </w:t>
      </w:r>
      <w:r w:rsidR="65FAD7BF" w:rsidRPr="00D54BA6">
        <w:rPr>
          <w:rFonts w:ascii="Times New Roman" w:eastAsia="Times New Roman" w:hAnsi="Times New Roman" w:cs="Times New Roman"/>
          <w:sz w:val="24"/>
          <w:szCs w:val="24"/>
        </w:rPr>
        <w:t>6</w:t>
      </w:r>
      <w:r w:rsidRPr="00D54BA6">
        <w:rPr>
          <w:rFonts w:ascii="Times New Roman" w:eastAsia="Times New Roman" w:hAnsi="Times New Roman" w:cs="Times New Roman"/>
          <w:sz w:val="24"/>
          <w:szCs w:val="24"/>
        </w:rPr>
        <w:t>. Access to fresh foods on campus from Campus Opinion Poll</w:t>
      </w:r>
    </w:p>
    <w:p w14:paraId="00DBD8A4" w14:textId="4D9680AF" w:rsidR="330D9D1E" w:rsidRPr="00D54BA6" w:rsidRDefault="330D9D1E"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68.2% of respondents believe they do not have access to fresh foods</w:t>
      </w:r>
      <w:r w:rsidR="56C7334B" w:rsidRPr="00D54BA6">
        <w:rPr>
          <w:rFonts w:ascii="Times New Roman" w:eastAsia="Times New Roman" w:hAnsi="Times New Roman" w:cs="Times New Roman"/>
          <w:sz w:val="24"/>
          <w:szCs w:val="24"/>
        </w:rPr>
        <w:t>, and the remaining 31.8% believed fresh food was accessible.</w:t>
      </w:r>
    </w:p>
    <w:p w14:paraId="39275DC6" w14:textId="736565C6" w:rsidR="31C28A81" w:rsidRPr="00D54BA6" w:rsidRDefault="31C28A81" w:rsidP="00877791">
      <w:pPr>
        <w:spacing w:line="480" w:lineRule="auto"/>
        <w:rPr>
          <w:rFonts w:ascii="Times New Roman" w:eastAsia="Times New Roman" w:hAnsi="Times New Roman" w:cs="Times New Roman"/>
          <w:sz w:val="24"/>
          <w:szCs w:val="24"/>
        </w:rPr>
      </w:pPr>
    </w:p>
    <w:p w14:paraId="1D16B9DE" w14:textId="786654A0" w:rsidR="394CD670" w:rsidRPr="00D54BA6" w:rsidRDefault="588C60EF" w:rsidP="00877791">
      <w:pPr>
        <w:spacing w:line="480" w:lineRule="auto"/>
        <w:rPr>
          <w:rFonts w:ascii="Times New Roman" w:eastAsia="Times New Roman" w:hAnsi="Times New Roman" w:cs="Times New Roman"/>
          <w:sz w:val="24"/>
          <w:szCs w:val="24"/>
        </w:rPr>
      </w:pPr>
      <w:r>
        <w:lastRenderedPageBreak/>
        <w:drawing>
          <wp:inline distT="0" distB="0" distL="0" distR="0" wp14:anchorId="58C1F0AF" wp14:editId="2B72678D">
            <wp:extent cx="3600450" cy="2143125"/>
            <wp:effectExtent l="0" t="0" r="0" b="0"/>
            <wp:docPr id="556557318" name="Picture 55655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557318"/>
                    <pic:cNvPicPr/>
                  </pic:nvPicPr>
                  <pic:blipFill>
                    <a:blip r:embed="rId23">
                      <a:extLst>
                        <a:ext uri="{28A0092B-C50C-407E-A947-70E740481C1C}">
                          <a14:useLocalDpi xmlns:a14="http://schemas.microsoft.com/office/drawing/2010/main" val="0"/>
                        </a:ext>
                      </a:extLst>
                    </a:blip>
                    <a:srcRect r="21250"/>
                    <a:stretch>
                      <a:fillRect/>
                    </a:stretch>
                  </pic:blipFill>
                  <pic:spPr>
                    <a:xfrm>
                      <a:off x="0" y="0"/>
                      <a:ext cx="3600450" cy="2143125"/>
                    </a:xfrm>
                    <a:prstGeom prst="rect">
                      <a:avLst/>
                    </a:prstGeom>
                  </pic:spPr>
                </pic:pic>
              </a:graphicData>
            </a:graphic>
          </wp:inline>
        </w:drawing>
      </w:r>
    </w:p>
    <w:p w14:paraId="22CA7640" w14:textId="4319846E" w:rsidR="5773DDEB" w:rsidRPr="00D54BA6" w:rsidRDefault="0020A002"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Fig.</w:t>
      </w:r>
      <w:r w:rsidR="6D65F019" w:rsidRPr="00D54BA6">
        <w:rPr>
          <w:rFonts w:ascii="Times New Roman" w:eastAsia="Times New Roman" w:hAnsi="Times New Roman" w:cs="Times New Roman"/>
          <w:sz w:val="24"/>
          <w:szCs w:val="24"/>
        </w:rPr>
        <w:t>7</w:t>
      </w:r>
      <w:r w:rsidRPr="00D54BA6">
        <w:rPr>
          <w:rFonts w:ascii="Times New Roman" w:eastAsia="Times New Roman" w:hAnsi="Times New Roman" w:cs="Times New Roman"/>
          <w:sz w:val="24"/>
          <w:szCs w:val="24"/>
        </w:rPr>
        <w:t xml:space="preserve"> Current Garden on Campus Awareness Poll</w:t>
      </w:r>
    </w:p>
    <w:p w14:paraId="3F5838F2" w14:textId="642F036B" w:rsidR="1529E16E" w:rsidRPr="00D54BA6" w:rsidRDefault="1529E16E"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85.5% of the 179 respondents were not aware of the current garden that is run by the city and UTA.</w:t>
      </w:r>
    </w:p>
    <w:p w14:paraId="2E134BAE" w14:textId="1E775C66" w:rsidR="7B7FEFC8" w:rsidRPr="00D54BA6" w:rsidRDefault="486D35EB" w:rsidP="00877791">
      <w:pPr>
        <w:spacing w:line="480" w:lineRule="auto"/>
        <w:rPr>
          <w:rFonts w:ascii="Times New Roman" w:eastAsia="Times New Roman" w:hAnsi="Times New Roman" w:cs="Times New Roman"/>
          <w:sz w:val="24"/>
          <w:szCs w:val="24"/>
        </w:rPr>
      </w:pPr>
      <w:r>
        <w:rPr>
          <w:noProof/>
        </w:rPr>
        <w:drawing>
          <wp:inline distT="0" distB="0" distL="0" distR="0" wp14:anchorId="0A012145" wp14:editId="57BED931">
            <wp:extent cx="4305316" cy="2066925"/>
            <wp:effectExtent l="0" t="0" r="0" b="0"/>
            <wp:docPr id="1851542255" name="Picture 185154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542255"/>
                    <pic:cNvPicPr/>
                  </pic:nvPicPr>
                  <pic:blipFill>
                    <a:blip r:embed="rId24" cstate="print">
                      <a:extLst>
                        <a:ext uri="{28A0092B-C50C-407E-A947-70E740481C1C}">
                          <a14:useLocalDpi xmlns:a14="http://schemas.microsoft.com/office/drawing/2010/main" val="0"/>
                        </a:ext>
                      </a:extLst>
                    </a:blip>
                    <a:srcRect r="5833"/>
                    <a:stretch>
                      <a:fillRect/>
                    </a:stretch>
                  </pic:blipFill>
                  <pic:spPr>
                    <a:xfrm>
                      <a:off x="0" y="0"/>
                      <a:ext cx="4305316" cy="2066925"/>
                    </a:xfrm>
                    <a:prstGeom prst="rect">
                      <a:avLst/>
                    </a:prstGeom>
                  </pic:spPr>
                </pic:pic>
              </a:graphicData>
            </a:graphic>
          </wp:inline>
        </w:drawing>
      </w:r>
    </w:p>
    <w:p w14:paraId="5787B439" w14:textId="1D801CEF" w:rsidR="2E4494C3" w:rsidRPr="00D54BA6" w:rsidRDefault="796B743E"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Fig.</w:t>
      </w:r>
      <w:r w:rsidR="3B585A8B" w:rsidRPr="00D54BA6">
        <w:rPr>
          <w:rFonts w:ascii="Times New Roman" w:eastAsia="Times New Roman" w:hAnsi="Times New Roman" w:cs="Times New Roman"/>
          <w:sz w:val="24"/>
          <w:szCs w:val="24"/>
        </w:rPr>
        <w:t>8</w:t>
      </w:r>
      <w:r w:rsidRPr="00D54BA6">
        <w:rPr>
          <w:rFonts w:ascii="Times New Roman" w:eastAsia="Times New Roman" w:hAnsi="Times New Roman" w:cs="Times New Roman"/>
          <w:sz w:val="24"/>
          <w:szCs w:val="24"/>
        </w:rPr>
        <w:t xml:space="preserve"> Plants and Trees </w:t>
      </w:r>
      <w:r w:rsidR="1B7EB0B1" w:rsidRPr="00D54BA6">
        <w:rPr>
          <w:rFonts w:ascii="Times New Roman" w:eastAsia="Times New Roman" w:hAnsi="Times New Roman" w:cs="Times New Roman"/>
          <w:sz w:val="24"/>
          <w:szCs w:val="24"/>
        </w:rPr>
        <w:t>Wanted in Garden</w:t>
      </w:r>
    </w:p>
    <w:p w14:paraId="3CF603A2" w14:textId="11F16D1D" w:rsidR="5B979E48" w:rsidRPr="00D54BA6" w:rsidRDefault="5B979E48"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95.5% of students want fruit in the garden, 86.6% want vegetables, 62% want herbs and spices, and 21.8% want catn</w:t>
      </w:r>
      <w:r w:rsidR="052EF759" w:rsidRPr="00D54BA6">
        <w:rPr>
          <w:rFonts w:ascii="Times New Roman" w:eastAsia="Times New Roman" w:hAnsi="Times New Roman" w:cs="Times New Roman"/>
          <w:sz w:val="24"/>
          <w:szCs w:val="24"/>
        </w:rPr>
        <w:t>ip.</w:t>
      </w:r>
    </w:p>
    <w:p w14:paraId="1DDF2E03" w14:textId="37483F78" w:rsidR="7B7FEFC8" w:rsidRPr="00D54BA6" w:rsidRDefault="7B7FEFC8" w:rsidP="00877791">
      <w:pPr>
        <w:spacing w:line="480" w:lineRule="auto"/>
        <w:rPr>
          <w:rFonts w:ascii="Times New Roman" w:eastAsia="Times New Roman" w:hAnsi="Times New Roman" w:cs="Times New Roman"/>
          <w:sz w:val="24"/>
          <w:szCs w:val="24"/>
        </w:rPr>
      </w:pPr>
      <w:r w:rsidRPr="00D54BA6">
        <w:rPr>
          <w:rFonts w:ascii="Times New Roman" w:hAnsi="Times New Roman" w:cs="Times New Roman"/>
          <w:color w:val="2B579A"/>
          <w:sz w:val="24"/>
          <w:szCs w:val="24"/>
          <w:shd w:val="clear" w:color="auto" w:fill="E6E6E6"/>
        </w:rPr>
        <w:lastRenderedPageBreak/>
        <w:drawing>
          <wp:inline distT="0" distB="0" distL="0" distR="0" wp14:anchorId="515BB978" wp14:editId="72970BB0">
            <wp:extent cx="4572000" cy="1962150"/>
            <wp:effectExtent l="0" t="0" r="0" b="0"/>
            <wp:docPr id="388346068" name="Picture 38834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460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4807E9E4" w14:textId="6DA8B240" w:rsidR="2F378F8F" w:rsidRPr="00D54BA6" w:rsidRDefault="7B5AA033"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Fig.</w:t>
      </w:r>
      <w:r w:rsidR="008BF6D5" w:rsidRPr="00D54BA6">
        <w:rPr>
          <w:rFonts w:ascii="Times New Roman" w:eastAsia="Times New Roman" w:hAnsi="Times New Roman" w:cs="Times New Roman"/>
          <w:sz w:val="24"/>
          <w:szCs w:val="24"/>
        </w:rPr>
        <w:t>9</w:t>
      </w:r>
      <w:r w:rsidRPr="00D54BA6">
        <w:rPr>
          <w:rFonts w:ascii="Times New Roman" w:eastAsia="Times New Roman" w:hAnsi="Times New Roman" w:cs="Times New Roman"/>
          <w:sz w:val="24"/>
          <w:szCs w:val="24"/>
        </w:rPr>
        <w:t xml:space="preserve"> Interest in Garden Work</w:t>
      </w:r>
    </w:p>
    <w:p w14:paraId="7DABBED0" w14:textId="16A0EB98" w:rsidR="2A357106" w:rsidRPr="00D54BA6" w:rsidRDefault="2A357106"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 xml:space="preserve">On a scale of </w:t>
      </w:r>
      <w:r w:rsidR="50AFD2F6" w:rsidRPr="00D54BA6">
        <w:rPr>
          <w:rFonts w:ascii="Times New Roman" w:eastAsia="Times New Roman" w:hAnsi="Times New Roman" w:cs="Times New Roman"/>
          <w:sz w:val="24"/>
          <w:szCs w:val="24"/>
        </w:rPr>
        <w:t>0</w:t>
      </w:r>
      <w:r w:rsidRPr="00D54BA6">
        <w:rPr>
          <w:rFonts w:ascii="Times New Roman" w:eastAsia="Times New Roman" w:hAnsi="Times New Roman" w:cs="Times New Roman"/>
          <w:sz w:val="24"/>
          <w:szCs w:val="24"/>
        </w:rPr>
        <w:t>-5, 5 being most interested,</w:t>
      </w:r>
      <w:r w:rsidR="6E71EF17" w:rsidRPr="00D54BA6">
        <w:rPr>
          <w:rFonts w:ascii="Times New Roman" w:eastAsia="Times New Roman" w:hAnsi="Times New Roman" w:cs="Times New Roman"/>
          <w:sz w:val="24"/>
          <w:szCs w:val="24"/>
        </w:rPr>
        <w:t xml:space="preserve"> </w:t>
      </w:r>
      <w:r w:rsidRPr="00D54BA6">
        <w:rPr>
          <w:rFonts w:ascii="Times New Roman" w:eastAsia="Times New Roman" w:hAnsi="Times New Roman" w:cs="Times New Roman"/>
          <w:sz w:val="24"/>
          <w:szCs w:val="24"/>
        </w:rPr>
        <w:t>23.5% were very int</w:t>
      </w:r>
      <w:r w:rsidR="31C0EA00" w:rsidRPr="00D54BA6">
        <w:rPr>
          <w:rFonts w:ascii="Times New Roman" w:eastAsia="Times New Roman" w:hAnsi="Times New Roman" w:cs="Times New Roman"/>
          <w:sz w:val="24"/>
          <w:szCs w:val="24"/>
        </w:rPr>
        <w:t xml:space="preserve">erested in volunteering at a garden on campus, 21.2% were interested, 19.6% were sort of interested, </w:t>
      </w:r>
      <w:r w:rsidR="1F361219" w:rsidRPr="00D54BA6">
        <w:rPr>
          <w:rFonts w:ascii="Times New Roman" w:eastAsia="Times New Roman" w:hAnsi="Times New Roman" w:cs="Times New Roman"/>
          <w:sz w:val="24"/>
          <w:szCs w:val="24"/>
        </w:rPr>
        <w:t>and the remaining were not as interested. In total, 64.</w:t>
      </w:r>
      <w:r w:rsidR="0A87E7DA" w:rsidRPr="00D54BA6">
        <w:rPr>
          <w:rFonts w:ascii="Times New Roman" w:eastAsia="Times New Roman" w:hAnsi="Times New Roman" w:cs="Times New Roman"/>
          <w:sz w:val="24"/>
          <w:szCs w:val="24"/>
        </w:rPr>
        <w:t>3% of those surveyed were interest in helping work at the garden.</w:t>
      </w:r>
    </w:p>
    <w:p w14:paraId="68C44904" w14:textId="1E775C66" w:rsidR="7B7FEFC8" w:rsidRPr="00D54BA6" w:rsidRDefault="20AA50B6" w:rsidP="00877791">
      <w:pPr>
        <w:spacing w:line="480" w:lineRule="auto"/>
        <w:rPr>
          <w:rFonts w:ascii="Times New Roman" w:eastAsia="Times New Roman" w:hAnsi="Times New Roman" w:cs="Times New Roman"/>
          <w:sz w:val="24"/>
          <w:szCs w:val="24"/>
        </w:rPr>
      </w:pPr>
      <w:r>
        <w:rPr>
          <w:noProof/>
        </w:rPr>
        <w:drawing>
          <wp:inline distT="0" distB="0" distL="0" distR="0" wp14:anchorId="3900F35D" wp14:editId="46617871">
            <wp:extent cx="4572000" cy="2047882"/>
            <wp:effectExtent l="0" t="0" r="0" b="0"/>
            <wp:docPr id="333128260" name="Picture 33312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128260"/>
                    <pic:cNvPicPr/>
                  </pic:nvPicPr>
                  <pic:blipFill>
                    <a:blip r:embed="rId26" cstate="print">
                      <a:extLst>
                        <a:ext uri="{28A0092B-C50C-407E-A947-70E740481C1C}">
                          <a14:useLocalDpi xmlns:a14="http://schemas.microsoft.com/office/drawing/2010/main" val="0"/>
                        </a:ext>
                      </a:extLst>
                    </a:blip>
                    <a:srcRect t="5286"/>
                    <a:stretch>
                      <a:fillRect/>
                    </a:stretch>
                  </pic:blipFill>
                  <pic:spPr>
                    <a:xfrm>
                      <a:off x="0" y="0"/>
                      <a:ext cx="4572000" cy="2047882"/>
                    </a:xfrm>
                    <a:prstGeom prst="rect">
                      <a:avLst/>
                    </a:prstGeom>
                  </pic:spPr>
                </pic:pic>
              </a:graphicData>
            </a:graphic>
          </wp:inline>
        </w:drawing>
      </w:r>
    </w:p>
    <w:p w14:paraId="7F5F9AAC" w14:textId="0AD91120" w:rsidR="5CDBC222" w:rsidRPr="00D54BA6" w:rsidRDefault="1B23C398"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Fig.</w:t>
      </w:r>
      <w:r w:rsidR="685372E8" w:rsidRPr="00D54BA6">
        <w:rPr>
          <w:rFonts w:ascii="Times New Roman" w:eastAsia="Times New Roman" w:hAnsi="Times New Roman" w:cs="Times New Roman"/>
          <w:sz w:val="24"/>
          <w:szCs w:val="24"/>
        </w:rPr>
        <w:t>10</w:t>
      </w:r>
      <w:r w:rsidRPr="00D54BA6">
        <w:rPr>
          <w:rFonts w:ascii="Times New Roman" w:eastAsia="Times New Roman" w:hAnsi="Times New Roman" w:cs="Times New Roman"/>
          <w:sz w:val="24"/>
          <w:szCs w:val="24"/>
        </w:rPr>
        <w:t xml:space="preserve"> Interest in Garden Events</w:t>
      </w:r>
    </w:p>
    <w:p w14:paraId="27B177A8" w14:textId="766E5A43" w:rsidR="7669FB38" w:rsidRPr="00D54BA6" w:rsidRDefault="7669FB38"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 xml:space="preserve">On a scale of 0-5, 5 being most interested in attending a seasonal garden event, 38% were very interested, </w:t>
      </w:r>
      <w:r w:rsidR="089C1A89" w:rsidRPr="00D54BA6">
        <w:rPr>
          <w:rFonts w:ascii="Times New Roman" w:eastAsia="Times New Roman" w:hAnsi="Times New Roman" w:cs="Times New Roman"/>
          <w:sz w:val="24"/>
          <w:szCs w:val="24"/>
        </w:rPr>
        <w:t>27.4% were interested, 15.1% were sort of interested, and the rest were not interested.</w:t>
      </w:r>
      <w:r w:rsidR="2247C1B5" w:rsidRPr="00D54BA6">
        <w:rPr>
          <w:rFonts w:ascii="Times New Roman" w:eastAsia="Times New Roman" w:hAnsi="Times New Roman" w:cs="Times New Roman"/>
          <w:sz w:val="24"/>
          <w:szCs w:val="24"/>
        </w:rPr>
        <w:t xml:space="preserve"> In total, 80.5% showed interest in garden related events.</w:t>
      </w:r>
    </w:p>
    <w:p w14:paraId="1DB65F86" w14:textId="2E073E3E" w:rsidR="7B7FEFC8" w:rsidRPr="00D54BA6" w:rsidRDefault="7B7FEFC8" w:rsidP="00877791">
      <w:pPr>
        <w:spacing w:line="480" w:lineRule="auto"/>
        <w:rPr>
          <w:rFonts w:ascii="Times New Roman" w:eastAsia="Times New Roman" w:hAnsi="Times New Roman" w:cs="Times New Roman"/>
          <w:sz w:val="24"/>
          <w:szCs w:val="24"/>
        </w:rPr>
      </w:pPr>
      <w:r w:rsidRPr="00D54BA6">
        <w:rPr>
          <w:rFonts w:ascii="Times New Roman" w:hAnsi="Times New Roman" w:cs="Times New Roman"/>
          <w:color w:val="2B579A"/>
          <w:sz w:val="24"/>
          <w:szCs w:val="24"/>
          <w:shd w:val="clear" w:color="auto" w:fill="E6E6E6"/>
        </w:rPr>
        <w:lastRenderedPageBreak/>
        <w:drawing>
          <wp:inline distT="0" distB="0" distL="0" distR="0" wp14:anchorId="3BBDED6A" wp14:editId="1ADBC8F7">
            <wp:extent cx="4572000" cy="1952625"/>
            <wp:effectExtent l="0" t="0" r="0" b="0"/>
            <wp:docPr id="1515282481" name="Picture 151528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2824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20612949" w14:textId="6212D701" w:rsidR="58F3AFDD" w:rsidRPr="00D54BA6" w:rsidRDefault="6A086079"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Fig.</w:t>
      </w:r>
      <w:r w:rsidR="60342E2F" w:rsidRPr="00D54BA6">
        <w:rPr>
          <w:rFonts w:ascii="Times New Roman" w:eastAsia="Times New Roman" w:hAnsi="Times New Roman" w:cs="Times New Roman"/>
          <w:sz w:val="24"/>
          <w:szCs w:val="24"/>
        </w:rPr>
        <w:t>1</w:t>
      </w:r>
      <w:r w:rsidR="42B987B5" w:rsidRPr="00D54BA6">
        <w:rPr>
          <w:rFonts w:ascii="Times New Roman" w:eastAsia="Times New Roman" w:hAnsi="Times New Roman" w:cs="Times New Roman"/>
          <w:sz w:val="24"/>
          <w:szCs w:val="24"/>
        </w:rPr>
        <w:t>1</w:t>
      </w:r>
      <w:r w:rsidRPr="00D54BA6">
        <w:rPr>
          <w:rFonts w:ascii="Times New Roman" w:eastAsia="Times New Roman" w:hAnsi="Times New Roman" w:cs="Times New Roman"/>
          <w:sz w:val="24"/>
          <w:szCs w:val="24"/>
        </w:rPr>
        <w:t xml:space="preserve"> Gardening club interest</w:t>
      </w:r>
    </w:p>
    <w:p w14:paraId="4CB2FC39" w14:textId="044149BF" w:rsidR="6BBF92DC" w:rsidRPr="00D54BA6" w:rsidRDefault="6BBF92DC" w:rsidP="00877791">
      <w:pPr>
        <w:spacing w:line="480" w:lineRule="auto"/>
        <w:rPr>
          <w:rFonts w:ascii="Times New Roman" w:eastAsia="Times New Roman" w:hAnsi="Times New Roman" w:cs="Times New Roman"/>
          <w:sz w:val="24"/>
          <w:szCs w:val="24"/>
        </w:rPr>
      </w:pPr>
      <w:r w:rsidRPr="00D54BA6">
        <w:rPr>
          <w:rFonts w:ascii="Times New Roman" w:eastAsia="Times New Roman" w:hAnsi="Times New Roman" w:cs="Times New Roman"/>
          <w:sz w:val="24"/>
          <w:szCs w:val="24"/>
        </w:rPr>
        <w:t>On a scale of 0-5, 5 being most interested</w:t>
      </w:r>
      <w:r w:rsidR="7D81F887" w:rsidRPr="00D54BA6">
        <w:rPr>
          <w:rFonts w:ascii="Times New Roman" w:eastAsia="Times New Roman" w:hAnsi="Times New Roman" w:cs="Times New Roman"/>
          <w:sz w:val="24"/>
          <w:szCs w:val="24"/>
        </w:rPr>
        <w:t xml:space="preserve"> in joining a gardening club, 24.6% were very interested, 17.9% were interested, 17.3% were sort of interested, and </w:t>
      </w:r>
      <w:r w:rsidR="7D6F507E" w:rsidRPr="00D54BA6">
        <w:rPr>
          <w:rFonts w:ascii="Times New Roman" w:eastAsia="Times New Roman" w:hAnsi="Times New Roman" w:cs="Times New Roman"/>
          <w:sz w:val="24"/>
          <w:szCs w:val="24"/>
        </w:rPr>
        <w:t>the remaining respondents were not interested. Out of the 179 respondents, 59.8% were interested in joining a gard</w:t>
      </w:r>
      <w:r w:rsidR="0645653A" w:rsidRPr="00D54BA6">
        <w:rPr>
          <w:rFonts w:ascii="Times New Roman" w:eastAsia="Times New Roman" w:hAnsi="Times New Roman" w:cs="Times New Roman"/>
          <w:sz w:val="24"/>
          <w:szCs w:val="24"/>
        </w:rPr>
        <w:t>ening club.</w:t>
      </w:r>
    </w:p>
    <w:p w14:paraId="419EBD6A" w14:textId="33E31B4B" w:rsidR="1FB306CE" w:rsidRPr="00A950D2" w:rsidRDefault="56DD1DC4" w:rsidP="000D4425">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t>Other Colleges' Garden Data</w:t>
      </w:r>
    </w:p>
    <w:p w14:paraId="4AA04FC7" w14:textId="27DE4C30" w:rsidR="000875B9" w:rsidRPr="00A950D2" w:rsidRDefault="00B05B4A" w:rsidP="00877791">
      <w:pPr>
        <w:spacing w:line="480" w:lineRule="auto"/>
        <w:rPr>
          <w:rFonts w:ascii="Times New Roman" w:eastAsia="Times New Roman" w:hAnsi="Times New Roman" w:cs="Times New Roman"/>
          <w:sz w:val="24"/>
          <w:szCs w:val="24"/>
        </w:rPr>
      </w:pPr>
      <w:r w:rsidRPr="00B05B4A">
        <w:rPr>
          <w:rFonts w:ascii="Times New Roman" w:eastAsia="Times New Roman" w:hAnsi="Times New Roman" w:cs="Times New Roman"/>
          <w:sz w:val="24"/>
          <w:szCs w:val="24"/>
        </w:rPr>
        <w:t>The University of Texas Austin (</w:t>
      </w:r>
      <w:r w:rsidR="73500985" w:rsidRPr="658E18D6">
        <w:rPr>
          <w:rFonts w:ascii="Times New Roman" w:eastAsia="Times New Roman" w:hAnsi="Times New Roman" w:cs="Times New Roman"/>
          <w:sz w:val="24"/>
          <w:szCs w:val="24"/>
        </w:rPr>
        <w:t>UT Austin</w:t>
      </w:r>
      <w:r w:rsidRPr="00B05B4A">
        <w:rPr>
          <w:rFonts w:ascii="Times New Roman" w:eastAsia="Times New Roman" w:hAnsi="Times New Roman" w:cs="Times New Roman"/>
          <w:sz w:val="24"/>
          <w:szCs w:val="24"/>
        </w:rPr>
        <w:t>)</w:t>
      </w:r>
      <w:r w:rsidR="73500985" w:rsidRPr="658E18D6">
        <w:rPr>
          <w:rFonts w:ascii="Times New Roman" w:eastAsia="Times New Roman" w:hAnsi="Times New Roman" w:cs="Times New Roman"/>
          <w:sz w:val="24"/>
          <w:szCs w:val="24"/>
        </w:rPr>
        <w:t xml:space="preserve"> Concho Community </w:t>
      </w:r>
      <w:r w:rsidR="27F315E3" w:rsidRPr="658E18D6">
        <w:rPr>
          <w:rFonts w:ascii="Times New Roman" w:eastAsia="Times New Roman" w:hAnsi="Times New Roman" w:cs="Times New Roman"/>
          <w:sz w:val="24"/>
          <w:szCs w:val="24"/>
        </w:rPr>
        <w:t>Garden was initially constructed in 2011</w:t>
      </w:r>
      <w:r w:rsidR="2BC0E450" w:rsidRPr="658E18D6">
        <w:rPr>
          <w:rFonts w:ascii="Times New Roman" w:eastAsia="Times New Roman" w:hAnsi="Times New Roman" w:cs="Times New Roman"/>
          <w:sz w:val="24"/>
          <w:szCs w:val="24"/>
        </w:rPr>
        <w:t xml:space="preserve"> </w:t>
      </w:r>
      <w:r w:rsidR="27F315E3" w:rsidRPr="658E18D6">
        <w:rPr>
          <w:rFonts w:ascii="Times New Roman" w:eastAsia="Times New Roman" w:hAnsi="Times New Roman" w:cs="Times New Roman"/>
          <w:sz w:val="24"/>
          <w:szCs w:val="24"/>
        </w:rPr>
        <w:t xml:space="preserve">as part of the Green Initiative. Meaning, it is a project funded by charging a </w:t>
      </w:r>
      <w:r w:rsidR="751A2993" w:rsidRPr="658E18D6">
        <w:rPr>
          <w:rFonts w:ascii="Times New Roman" w:eastAsia="Times New Roman" w:hAnsi="Times New Roman" w:cs="Times New Roman"/>
          <w:sz w:val="24"/>
          <w:szCs w:val="24"/>
        </w:rPr>
        <w:t xml:space="preserve">$5 fee with tuition each semester. </w:t>
      </w:r>
      <w:r w:rsidR="018ECAFA" w:rsidRPr="658E18D6">
        <w:rPr>
          <w:rFonts w:ascii="Times New Roman" w:eastAsia="Times New Roman" w:hAnsi="Times New Roman" w:cs="Times New Roman"/>
          <w:sz w:val="24"/>
          <w:szCs w:val="24"/>
        </w:rPr>
        <w:t>In 2015, the garden was renovated and now has 40 raised garden b</w:t>
      </w:r>
      <w:r w:rsidR="5D380D29" w:rsidRPr="658E18D6">
        <w:rPr>
          <w:rFonts w:ascii="Times New Roman" w:eastAsia="Times New Roman" w:hAnsi="Times New Roman" w:cs="Times New Roman"/>
          <w:sz w:val="24"/>
          <w:szCs w:val="24"/>
        </w:rPr>
        <w:t xml:space="preserve">eds. 15 of these </w:t>
      </w:r>
      <w:r w:rsidR="16E0C2DE" w:rsidRPr="658E18D6">
        <w:rPr>
          <w:rFonts w:ascii="Times New Roman" w:eastAsia="Times New Roman" w:hAnsi="Times New Roman" w:cs="Times New Roman"/>
          <w:sz w:val="24"/>
          <w:szCs w:val="24"/>
        </w:rPr>
        <w:t>garden</w:t>
      </w:r>
      <w:r w:rsidR="5D380D29" w:rsidRPr="658E18D6">
        <w:rPr>
          <w:rFonts w:ascii="Times New Roman" w:eastAsia="Times New Roman" w:hAnsi="Times New Roman" w:cs="Times New Roman"/>
          <w:sz w:val="24"/>
          <w:szCs w:val="24"/>
        </w:rPr>
        <w:t xml:space="preserve"> beds are used by the </w:t>
      </w:r>
      <w:r w:rsidR="32A4BBD9" w:rsidRPr="658E18D6">
        <w:rPr>
          <w:rFonts w:ascii="Times New Roman" w:eastAsia="Times New Roman" w:hAnsi="Times New Roman" w:cs="Times New Roman"/>
          <w:sz w:val="24"/>
          <w:szCs w:val="24"/>
        </w:rPr>
        <w:t>community and</w:t>
      </w:r>
      <w:r w:rsidR="5D380D29" w:rsidRPr="658E18D6">
        <w:rPr>
          <w:rFonts w:ascii="Times New Roman" w:eastAsia="Times New Roman" w:hAnsi="Times New Roman" w:cs="Times New Roman"/>
          <w:sz w:val="24"/>
          <w:szCs w:val="24"/>
        </w:rPr>
        <w:t xml:space="preserve"> grow native plants. Every year, the garden has j</w:t>
      </w:r>
      <w:r w:rsidR="48D37A68" w:rsidRPr="658E18D6">
        <w:rPr>
          <w:rFonts w:ascii="Times New Roman" w:eastAsia="Times New Roman" w:hAnsi="Times New Roman" w:cs="Times New Roman"/>
          <w:sz w:val="24"/>
          <w:szCs w:val="24"/>
        </w:rPr>
        <w:t xml:space="preserve">ust over 1,000 volunteers </w:t>
      </w:r>
      <w:r w:rsidR="38EA5303" w:rsidRPr="658E18D6">
        <w:rPr>
          <w:rFonts w:ascii="Times New Roman" w:eastAsia="Times New Roman" w:hAnsi="Times New Roman" w:cs="Times New Roman"/>
          <w:sz w:val="24"/>
          <w:szCs w:val="24"/>
        </w:rPr>
        <w:t>visiting</w:t>
      </w:r>
      <w:r w:rsidR="48D37A68" w:rsidRPr="658E18D6">
        <w:rPr>
          <w:rFonts w:ascii="Times New Roman" w:eastAsia="Times New Roman" w:hAnsi="Times New Roman" w:cs="Times New Roman"/>
          <w:sz w:val="24"/>
          <w:szCs w:val="24"/>
        </w:rPr>
        <w:t xml:space="preserve"> to help maintain it on Tuesdays from 5-</w:t>
      </w:r>
      <w:r w:rsidRPr="00B05B4A">
        <w:rPr>
          <w:rFonts w:ascii="Times New Roman" w:eastAsia="Times New Roman" w:hAnsi="Times New Roman" w:cs="Times New Roman"/>
          <w:sz w:val="24"/>
          <w:szCs w:val="24"/>
        </w:rPr>
        <w:t>8 PM</w:t>
      </w:r>
      <w:r w:rsidR="48D37A68" w:rsidRPr="658E18D6">
        <w:rPr>
          <w:rFonts w:ascii="Times New Roman" w:eastAsia="Times New Roman" w:hAnsi="Times New Roman" w:cs="Times New Roman"/>
          <w:sz w:val="24"/>
          <w:szCs w:val="24"/>
        </w:rPr>
        <w:t xml:space="preserve"> and Saturdays from </w:t>
      </w:r>
      <w:r w:rsidRPr="00B05B4A">
        <w:rPr>
          <w:rFonts w:ascii="Times New Roman" w:eastAsia="Times New Roman" w:hAnsi="Times New Roman" w:cs="Times New Roman"/>
          <w:sz w:val="24"/>
          <w:szCs w:val="24"/>
        </w:rPr>
        <w:t>10 AM-1 PM.</w:t>
      </w:r>
      <w:r w:rsidR="48D37A68" w:rsidRPr="658E18D6">
        <w:rPr>
          <w:rFonts w:ascii="Times New Roman" w:eastAsia="Times New Roman" w:hAnsi="Times New Roman" w:cs="Times New Roman"/>
          <w:sz w:val="24"/>
          <w:szCs w:val="24"/>
        </w:rPr>
        <w:t xml:space="preserve"> </w:t>
      </w:r>
      <w:r w:rsidR="6591311E" w:rsidRPr="658E18D6">
        <w:rPr>
          <w:rFonts w:ascii="Times New Roman" w:eastAsia="Times New Roman" w:hAnsi="Times New Roman" w:cs="Times New Roman"/>
          <w:sz w:val="24"/>
          <w:szCs w:val="24"/>
        </w:rPr>
        <w:t>Garden leadership classes are also taught to 80 kids from the UT Child Development Center. All these successes were made possible with adequate fu</w:t>
      </w:r>
      <w:r w:rsidR="1DCF7FEC" w:rsidRPr="658E18D6">
        <w:rPr>
          <w:rFonts w:ascii="Times New Roman" w:eastAsia="Times New Roman" w:hAnsi="Times New Roman" w:cs="Times New Roman"/>
          <w:sz w:val="24"/>
          <w:szCs w:val="24"/>
        </w:rPr>
        <w:t>nding</w:t>
      </w:r>
      <w:r w:rsidR="2F73E7A5" w:rsidRPr="13AB523A">
        <w:rPr>
          <w:rFonts w:ascii="Times New Roman" w:eastAsia="Times New Roman" w:hAnsi="Times New Roman" w:cs="Times New Roman"/>
          <w:sz w:val="24"/>
          <w:szCs w:val="24"/>
        </w:rPr>
        <w:t xml:space="preserve"> </w:t>
      </w:r>
      <w:r w:rsidR="2F73E7A5" w:rsidRPr="45AC73E1">
        <w:rPr>
          <w:rFonts w:ascii="Times New Roman" w:eastAsia="Times New Roman" w:hAnsi="Times New Roman" w:cs="Times New Roman"/>
          <w:sz w:val="24"/>
          <w:szCs w:val="24"/>
        </w:rPr>
        <w:t>a</w:t>
      </w:r>
      <w:r w:rsidR="25D72E70" w:rsidRPr="45AC73E1">
        <w:rPr>
          <w:rFonts w:ascii="Times New Roman" w:eastAsia="Times New Roman" w:hAnsi="Times New Roman" w:cs="Times New Roman"/>
          <w:sz w:val="24"/>
          <w:szCs w:val="24"/>
        </w:rPr>
        <w:t>nd</w:t>
      </w:r>
      <w:r w:rsidR="1DCF7FEC" w:rsidRPr="658E18D6">
        <w:rPr>
          <w:rFonts w:ascii="Times New Roman" w:eastAsia="Times New Roman" w:hAnsi="Times New Roman" w:cs="Times New Roman"/>
          <w:sz w:val="24"/>
          <w:szCs w:val="24"/>
        </w:rPr>
        <w:t xml:space="preserve"> collaboration of organizations from UT Austin and the city in general. </w:t>
      </w:r>
    </w:p>
    <w:p w14:paraId="32301FA9" w14:textId="2860BB9B" w:rsidR="00D76631" w:rsidRPr="00A950D2" w:rsidRDefault="00D76631" w:rsidP="00877791">
      <w:pPr>
        <w:spacing w:line="480" w:lineRule="auto"/>
        <w:rPr>
          <w:rFonts w:ascii="Times New Roman" w:eastAsia="Times New Roman" w:hAnsi="Times New Roman" w:cs="Times New Roman"/>
          <w:sz w:val="24"/>
          <w:szCs w:val="24"/>
        </w:rPr>
      </w:pPr>
    </w:p>
    <w:p w14:paraId="0AF64F91" w14:textId="3394E325" w:rsidR="646C1F89" w:rsidRDefault="646C1F89" w:rsidP="646C1F89">
      <w:pPr>
        <w:spacing w:line="480" w:lineRule="auto"/>
        <w:jc w:val="center"/>
        <w:rPr>
          <w:rFonts w:ascii="Times New Roman" w:eastAsia="Times New Roman" w:hAnsi="Times New Roman" w:cs="Times New Roman"/>
          <w:b/>
          <w:bCs/>
          <w:sz w:val="24"/>
          <w:szCs w:val="24"/>
        </w:rPr>
      </w:pPr>
    </w:p>
    <w:p w14:paraId="3F9EA66E" w14:textId="56DE8A06" w:rsidR="177B7871" w:rsidRDefault="177B7871" w:rsidP="00877791">
      <w:pPr>
        <w:spacing w:line="480" w:lineRule="auto"/>
        <w:jc w:val="center"/>
        <w:rPr>
          <w:rFonts w:ascii="Times New Roman" w:eastAsia="Times New Roman" w:hAnsi="Times New Roman" w:cs="Times New Roman"/>
          <w:b/>
          <w:bCs/>
          <w:sz w:val="24"/>
          <w:szCs w:val="24"/>
        </w:rPr>
      </w:pPr>
      <w:r w:rsidRPr="658E18D6">
        <w:rPr>
          <w:rFonts w:ascii="Times New Roman" w:eastAsia="Times New Roman" w:hAnsi="Times New Roman" w:cs="Times New Roman"/>
          <w:b/>
          <w:bCs/>
          <w:sz w:val="24"/>
          <w:szCs w:val="24"/>
        </w:rPr>
        <w:lastRenderedPageBreak/>
        <w:t xml:space="preserve">The </w:t>
      </w:r>
      <w:r w:rsidR="4FB9C73E" w:rsidRPr="658E18D6">
        <w:rPr>
          <w:rFonts w:ascii="Times New Roman" w:eastAsia="Times New Roman" w:hAnsi="Times New Roman" w:cs="Times New Roman"/>
          <w:b/>
          <w:bCs/>
          <w:sz w:val="24"/>
          <w:szCs w:val="24"/>
        </w:rPr>
        <w:t>Proposal</w:t>
      </w:r>
    </w:p>
    <w:p w14:paraId="1F1A468F" w14:textId="2D210766" w:rsidR="00052565" w:rsidRDefault="00F13891" w:rsidP="02B478A0">
      <w:pPr>
        <w:spacing w:line="480" w:lineRule="auto"/>
        <w:jc w:val="center"/>
        <w:rPr>
          <w:rFonts w:ascii="Times New Roman" w:eastAsia="Times New Roman" w:hAnsi="Times New Roman" w:cs="Times New Roman"/>
          <w:b/>
          <w:bCs/>
          <w:sz w:val="24"/>
          <w:szCs w:val="24"/>
        </w:rPr>
      </w:pPr>
      <w:r w:rsidRPr="658E18D6">
        <w:rPr>
          <w:rFonts w:ascii="Times New Roman" w:eastAsia="Times New Roman" w:hAnsi="Times New Roman" w:cs="Times New Roman"/>
          <w:sz w:val="24"/>
          <w:szCs w:val="24"/>
          <w:u w:val="single"/>
        </w:rPr>
        <w:t>Design</w:t>
      </w:r>
    </w:p>
    <w:p w14:paraId="2FF92824" w14:textId="5A603641" w:rsidR="006B4891" w:rsidRPr="00AC1BBD" w:rsidRDefault="0C1AA245" w:rsidP="00877791">
      <w:pPr>
        <w:spacing w:line="480" w:lineRule="auto"/>
        <w:jc w:val="center"/>
        <w:rPr>
          <w:rFonts w:ascii="Times New Roman" w:eastAsia="Times New Roman" w:hAnsi="Times New Roman" w:cs="Times New Roman"/>
          <w:sz w:val="24"/>
          <w:szCs w:val="24"/>
        </w:rPr>
      </w:pPr>
      <w:r w:rsidRPr="00D54BA6">
        <w:rPr>
          <w:rFonts w:ascii="Times New Roman" w:hAnsi="Times New Roman" w:cs="Times New Roman"/>
          <w:sz w:val="24"/>
          <w:szCs w:val="24"/>
        </w:rPr>
        <w:drawing>
          <wp:inline distT="0" distB="0" distL="0" distR="0" wp14:anchorId="6AA6BBED" wp14:editId="09B895F6">
            <wp:extent cx="3705225" cy="2649869"/>
            <wp:effectExtent l="0" t="0" r="0" b="0"/>
            <wp:docPr id="3" name="Picture 3" descr="A picture containing building, colonna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705225" cy="2649869"/>
                    </a:xfrm>
                    <a:prstGeom prst="rect">
                      <a:avLst/>
                    </a:prstGeom>
                  </pic:spPr>
                </pic:pic>
              </a:graphicData>
            </a:graphic>
          </wp:inline>
        </w:drawing>
      </w:r>
    </w:p>
    <w:p w14:paraId="38DD1F3A" w14:textId="688BA163" w:rsidR="006B4891" w:rsidRPr="00D54BA6" w:rsidRDefault="0C1AA245" w:rsidP="00877791">
      <w:pPr>
        <w:spacing w:line="480" w:lineRule="auto"/>
      </w:pPr>
      <w:r w:rsidRPr="58098002">
        <w:rPr>
          <w:rFonts w:ascii="Times New Roman" w:eastAsia="Times New Roman" w:hAnsi="Times New Roman" w:cs="Times New Roman"/>
          <w:sz w:val="24"/>
          <w:szCs w:val="24"/>
        </w:rPr>
        <w:t>Fig.12</w:t>
      </w:r>
      <w:r w:rsidR="40E02FA0" w:rsidRPr="7B7255EE">
        <w:rPr>
          <w:rFonts w:ascii="Times New Roman" w:eastAsia="Times New Roman" w:hAnsi="Times New Roman" w:cs="Times New Roman"/>
          <w:sz w:val="24"/>
          <w:szCs w:val="24"/>
        </w:rPr>
        <w:t>.</w:t>
      </w:r>
    </w:p>
    <w:p w14:paraId="45845B5D" w14:textId="51D9C65E" w:rsidR="006B4891" w:rsidRPr="00AC1BBD" w:rsidRDefault="006B4891" w:rsidP="00877791">
      <w:pPr>
        <w:spacing w:line="480" w:lineRule="auto"/>
        <w:ind w:firstLine="720"/>
        <w:rPr>
          <w:rFonts w:ascii="Times New Roman" w:eastAsia="Times New Roman" w:hAnsi="Times New Roman" w:cs="Times New Roman"/>
          <w:sz w:val="24"/>
          <w:szCs w:val="24"/>
        </w:rPr>
      </w:pPr>
      <w:r w:rsidRPr="658E18D6">
        <w:rPr>
          <w:rFonts w:ascii="Times New Roman" w:eastAsia="Times New Roman" w:hAnsi="Times New Roman" w:cs="Times New Roman"/>
          <w:sz w:val="24"/>
          <w:szCs w:val="24"/>
        </w:rPr>
        <w:t>When designing a garden, a variety of factors</w:t>
      </w:r>
      <w:r w:rsidR="39FB0CFE" w:rsidRPr="505C81D6">
        <w:rPr>
          <w:rFonts w:ascii="Times New Roman" w:eastAsia="Times New Roman" w:hAnsi="Times New Roman" w:cs="Times New Roman"/>
          <w:sz w:val="24"/>
          <w:szCs w:val="24"/>
        </w:rPr>
        <w:t xml:space="preserve"> must be considered</w:t>
      </w:r>
      <w:r w:rsidR="09F3275F" w:rsidRPr="505C81D6">
        <w:rPr>
          <w:rFonts w:ascii="Times New Roman" w:eastAsia="Times New Roman" w:hAnsi="Times New Roman" w:cs="Times New Roman"/>
          <w:sz w:val="24"/>
          <w:szCs w:val="24"/>
        </w:rPr>
        <w:t>.</w:t>
      </w:r>
      <w:r w:rsidRPr="658E18D6">
        <w:rPr>
          <w:rFonts w:ascii="Times New Roman" w:eastAsia="Times New Roman" w:hAnsi="Times New Roman" w:cs="Times New Roman"/>
          <w:sz w:val="24"/>
          <w:szCs w:val="24"/>
        </w:rPr>
        <w:t xml:space="preserve"> Depending on the plants desired, </w:t>
      </w:r>
      <w:r w:rsidR="09F3275F" w:rsidRPr="5337C9B4">
        <w:rPr>
          <w:rFonts w:ascii="Times New Roman" w:eastAsia="Times New Roman" w:hAnsi="Times New Roman" w:cs="Times New Roman"/>
          <w:sz w:val="24"/>
          <w:szCs w:val="24"/>
        </w:rPr>
        <w:t>factor</w:t>
      </w:r>
      <w:r w:rsidR="00B51343" w:rsidRPr="5337C9B4">
        <w:rPr>
          <w:rFonts w:ascii="Times New Roman" w:eastAsia="Times New Roman" w:hAnsi="Times New Roman" w:cs="Times New Roman"/>
          <w:sz w:val="24"/>
          <w:szCs w:val="24"/>
        </w:rPr>
        <w:t>s such as</w:t>
      </w:r>
      <w:r w:rsidRPr="658E18D6">
        <w:rPr>
          <w:rFonts w:ascii="Times New Roman" w:eastAsia="Times New Roman" w:hAnsi="Times New Roman" w:cs="Times New Roman"/>
          <w:sz w:val="24"/>
          <w:szCs w:val="24"/>
        </w:rPr>
        <w:t xml:space="preserve"> soil depth, soil composition, </w:t>
      </w:r>
      <w:r w:rsidR="5C4493CC" w:rsidRPr="5337C9B4">
        <w:rPr>
          <w:rFonts w:ascii="Times New Roman" w:eastAsia="Times New Roman" w:hAnsi="Times New Roman" w:cs="Times New Roman"/>
          <w:sz w:val="24"/>
          <w:szCs w:val="24"/>
        </w:rPr>
        <w:t>and</w:t>
      </w:r>
      <w:r w:rsidR="09F3275F" w:rsidRPr="5337C9B4">
        <w:rPr>
          <w:rFonts w:ascii="Times New Roman" w:eastAsia="Times New Roman" w:hAnsi="Times New Roman" w:cs="Times New Roman"/>
          <w:sz w:val="24"/>
          <w:szCs w:val="24"/>
        </w:rPr>
        <w:t xml:space="preserve"> </w:t>
      </w:r>
      <w:r w:rsidRPr="658E18D6">
        <w:rPr>
          <w:rFonts w:ascii="Times New Roman" w:eastAsia="Times New Roman" w:hAnsi="Times New Roman" w:cs="Times New Roman"/>
          <w:sz w:val="24"/>
          <w:szCs w:val="24"/>
        </w:rPr>
        <w:t>a plant’s water requirements</w:t>
      </w:r>
      <w:r w:rsidR="7E547E1D" w:rsidRPr="5337C9B4">
        <w:rPr>
          <w:rFonts w:ascii="Times New Roman" w:eastAsia="Times New Roman" w:hAnsi="Times New Roman" w:cs="Times New Roman"/>
          <w:sz w:val="24"/>
          <w:szCs w:val="24"/>
        </w:rPr>
        <w:t xml:space="preserve"> are crucial to consider</w:t>
      </w:r>
      <w:r w:rsidR="09F3275F" w:rsidRPr="5337C9B4">
        <w:rPr>
          <w:rFonts w:ascii="Times New Roman" w:eastAsia="Times New Roman" w:hAnsi="Times New Roman" w:cs="Times New Roman"/>
          <w:sz w:val="24"/>
          <w:szCs w:val="24"/>
        </w:rPr>
        <w:t>.</w:t>
      </w:r>
      <w:r w:rsidRPr="658E18D6">
        <w:rPr>
          <w:rFonts w:ascii="Times New Roman" w:eastAsia="Times New Roman" w:hAnsi="Times New Roman" w:cs="Times New Roman"/>
          <w:sz w:val="24"/>
          <w:szCs w:val="24"/>
        </w:rPr>
        <w:t xml:space="preserve"> There is no “one size fits all” strategy </w:t>
      </w:r>
      <w:r w:rsidR="00AA7D60" w:rsidRPr="00AA7D60">
        <w:rPr>
          <w:rFonts w:ascii="Times New Roman" w:eastAsia="Times New Roman" w:hAnsi="Times New Roman" w:cs="Times New Roman"/>
          <w:sz w:val="24"/>
          <w:szCs w:val="24"/>
        </w:rPr>
        <w:t>for</w:t>
      </w:r>
      <w:r w:rsidRPr="658E18D6">
        <w:rPr>
          <w:rFonts w:ascii="Times New Roman" w:eastAsia="Times New Roman" w:hAnsi="Times New Roman" w:cs="Times New Roman"/>
          <w:sz w:val="24"/>
          <w:szCs w:val="24"/>
        </w:rPr>
        <w:t xml:space="preserve"> designing a garden. Lauren Wardwell, the president of the American Society of Landscape Architects here on campus, </w:t>
      </w:r>
      <w:r w:rsidR="00AA7D60" w:rsidRPr="00AA7D60">
        <w:rPr>
          <w:rFonts w:ascii="Times New Roman" w:eastAsia="Times New Roman" w:hAnsi="Times New Roman" w:cs="Times New Roman"/>
          <w:sz w:val="24"/>
          <w:szCs w:val="24"/>
        </w:rPr>
        <w:t>provided</w:t>
      </w:r>
      <w:r w:rsidRPr="658E18D6">
        <w:rPr>
          <w:rFonts w:ascii="Times New Roman" w:eastAsia="Times New Roman" w:hAnsi="Times New Roman" w:cs="Times New Roman"/>
          <w:sz w:val="24"/>
          <w:szCs w:val="24"/>
        </w:rPr>
        <w:t xml:space="preserve"> some </w:t>
      </w:r>
      <w:r w:rsidR="00AA7D60" w:rsidRPr="00AA7D60">
        <w:rPr>
          <w:rFonts w:ascii="Times New Roman" w:eastAsia="Times New Roman" w:hAnsi="Times New Roman" w:cs="Times New Roman"/>
          <w:sz w:val="24"/>
          <w:szCs w:val="24"/>
        </w:rPr>
        <w:t>fundamental</w:t>
      </w:r>
      <w:r w:rsidRPr="658E18D6">
        <w:rPr>
          <w:rFonts w:ascii="Times New Roman" w:eastAsia="Times New Roman" w:hAnsi="Times New Roman" w:cs="Times New Roman"/>
          <w:sz w:val="24"/>
          <w:szCs w:val="24"/>
        </w:rPr>
        <w:t xml:space="preserve"> suggestions and information regarding how to go about planning such a project. During the interview</w:t>
      </w:r>
      <w:r w:rsidR="44823257" w:rsidRPr="4F5D4F47">
        <w:rPr>
          <w:rFonts w:ascii="Times New Roman" w:eastAsia="Times New Roman" w:hAnsi="Times New Roman" w:cs="Times New Roman"/>
          <w:sz w:val="24"/>
          <w:szCs w:val="24"/>
        </w:rPr>
        <w:t>,</w:t>
      </w:r>
      <w:r w:rsidRPr="658E18D6">
        <w:rPr>
          <w:rFonts w:ascii="Times New Roman" w:eastAsia="Times New Roman" w:hAnsi="Times New Roman" w:cs="Times New Roman"/>
          <w:sz w:val="24"/>
          <w:szCs w:val="24"/>
        </w:rPr>
        <w:t xml:space="preserve"> she discussed many different ideas and concepts for implementing an on-campus garden. It is intended to be a </w:t>
      </w:r>
      <w:r w:rsidR="00AA7D60" w:rsidRPr="00AA7D60">
        <w:rPr>
          <w:rFonts w:ascii="Times New Roman" w:eastAsia="Times New Roman" w:hAnsi="Times New Roman" w:cs="Times New Roman"/>
          <w:sz w:val="24"/>
          <w:szCs w:val="24"/>
        </w:rPr>
        <w:t>functioning</w:t>
      </w:r>
      <w:r w:rsidRPr="658E18D6">
        <w:rPr>
          <w:rFonts w:ascii="Times New Roman" w:eastAsia="Times New Roman" w:hAnsi="Times New Roman" w:cs="Times New Roman"/>
          <w:sz w:val="24"/>
          <w:szCs w:val="24"/>
        </w:rPr>
        <w:t xml:space="preserve"> garden while still allowing for a pleasant green space for students to use.</w:t>
      </w:r>
    </w:p>
    <w:p w14:paraId="01B1CDFD" w14:textId="0401CDC8" w:rsidR="006B4891" w:rsidRPr="00AC1BBD" w:rsidRDefault="006B4891" w:rsidP="00877791">
      <w:pPr>
        <w:spacing w:line="480" w:lineRule="auto"/>
        <w:ind w:firstLine="720"/>
        <w:rPr>
          <w:rFonts w:ascii="Times New Roman" w:eastAsia="Times New Roman" w:hAnsi="Times New Roman" w:cs="Times New Roman"/>
          <w:sz w:val="24"/>
          <w:szCs w:val="24"/>
        </w:rPr>
      </w:pPr>
      <w:r w:rsidRPr="658E18D6">
        <w:rPr>
          <w:rFonts w:ascii="Times New Roman" w:eastAsia="Times New Roman" w:hAnsi="Times New Roman" w:cs="Times New Roman"/>
          <w:sz w:val="24"/>
          <w:szCs w:val="24"/>
        </w:rPr>
        <w:t xml:space="preserve">Raised bed gardens were decided </w:t>
      </w:r>
      <w:r w:rsidR="289C13A6" w:rsidRPr="4F5D4F47">
        <w:rPr>
          <w:rFonts w:ascii="Times New Roman" w:eastAsia="Times New Roman" w:hAnsi="Times New Roman" w:cs="Times New Roman"/>
          <w:sz w:val="24"/>
          <w:szCs w:val="24"/>
        </w:rPr>
        <w:t>as</w:t>
      </w:r>
      <w:r w:rsidRPr="658E18D6">
        <w:rPr>
          <w:rFonts w:ascii="Times New Roman" w:eastAsia="Times New Roman" w:hAnsi="Times New Roman" w:cs="Times New Roman"/>
          <w:sz w:val="24"/>
          <w:szCs w:val="24"/>
        </w:rPr>
        <w:t xml:space="preserve"> the best fit for the project. They allow the gardens to be more individually catered to the plants installed. By raising the beds, </w:t>
      </w:r>
      <w:r w:rsidR="14A6F7A1" w:rsidRPr="71C80F11">
        <w:rPr>
          <w:rFonts w:ascii="Times New Roman" w:eastAsia="Times New Roman" w:hAnsi="Times New Roman" w:cs="Times New Roman"/>
          <w:sz w:val="24"/>
          <w:szCs w:val="24"/>
        </w:rPr>
        <w:t>the</w:t>
      </w:r>
      <w:r w:rsidRPr="71C80F11">
        <w:rPr>
          <w:rFonts w:ascii="Times New Roman" w:eastAsia="Times New Roman" w:hAnsi="Times New Roman" w:cs="Times New Roman"/>
          <w:sz w:val="24"/>
          <w:szCs w:val="24"/>
        </w:rPr>
        <w:t xml:space="preserve"> cho</w:t>
      </w:r>
      <w:r w:rsidR="4AE48B07" w:rsidRPr="71C80F11">
        <w:rPr>
          <w:rFonts w:ascii="Times New Roman" w:eastAsia="Times New Roman" w:hAnsi="Times New Roman" w:cs="Times New Roman"/>
          <w:sz w:val="24"/>
          <w:szCs w:val="24"/>
        </w:rPr>
        <w:t xml:space="preserve">ice </w:t>
      </w:r>
      <w:r w:rsidR="4AE48B07" w:rsidRPr="543A2775">
        <w:rPr>
          <w:rFonts w:ascii="Times New Roman" w:eastAsia="Times New Roman" w:hAnsi="Times New Roman" w:cs="Times New Roman"/>
          <w:sz w:val="24"/>
          <w:szCs w:val="24"/>
        </w:rPr>
        <w:t>of</w:t>
      </w:r>
      <w:r w:rsidRPr="658E18D6">
        <w:rPr>
          <w:rFonts w:ascii="Times New Roman" w:eastAsia="Times New Roman" w:hAnsi="Times New Roman" w:cs="Times New Roman"/>
          <w:sz w:val="24"/>
          <w:szCs w:val="24"/>
        </w:rPr>
        <w:t xml:space="preserve"> the soil composition</w:t>
      </w:r>
      <w:r w:rsidR="00CB2601" w:rsidRPr="00CB2601">
        <w:rPr>
          <w:rFonts w:ascii="Times New Roman" w:eastAsia="Times New Roman" w:hAnsi="Times New Roman" w:cs="Times New Roman"/>
          <w:sz w:val="24"/>
          <w:szCs w:val="24"/>
        </w:rPr>
        <w:t xml:space="preserve"> and</w:t>
      </w:r>
      <w:r w:rsidRPr="658E18D6">
        <w:rPr>
          <w:rFonts w:ascii="Times New Roman" w:eastAsia="Times New Roman" w:hAnsi="Times New Roman" w:cs="Times New Roman"/>
          <w:sz w:val="24"/>
          <w:szCs w:val="24"/>
        </w:rPr>
        <w:t xml:space="preserve"> </w:t>
      </w:r>
      <w:r w:rsidR="02988A2A" w:rsidRPr="543A2775">
        <w:rPr>
          <w:rFonts w:ascii="Times New Roman" w:eastAsia="Times New Roman" w:hAnsi="Times New Roman" w:cs="Times New Roman"/>
          <w:sz w:val="24"/>
          <w:szCs w:val="24"/>
        </w:rPr>
        <w:t>determining</w:t>
      </w:r>
      <w:r w:rsidRPr="658E18D6">
        <w:rPr>
          <w:rFonts w:ascii="Times New Roman" w:eastAsia="Times New Roman" w:hAnsi="Times New Roman" w:cs="Times New Roman"/>
          <w:sz w:val="24"/>
          <w:szCs w:val="24"/>
        </w:rPr>
        <w:t xml:space="preserve"> the depth of the soil to suit the species involved</w:t>
      </w:r>
      <w:r w:rsidR="6B173584" w:rsidRPr="7534CCB1">
        <w:rPr>
          <w:rFonts w:ascii="Times New Roman" w:eastAsia="Times New Roman" w:hAnsi="Times New Roman" w:cs="Times New Roman"/>
          <w:sz w:val="24"/>
          <w:szCs w:val="24"/>
        </w:rPr>
        <w:t xml:space="preserve"> becomes more </w:t>
      </w:r>
      <w:r w:rsidR="6B173584" w:rsidRPr="7534CCB1">
        <w:rPr>
          <w:rFonts w:ascii="Times New Roman" w:eastAsia="Times New Roman" w:hAnsi="Times New Roman" w:cs="Times New Roman"/>
          <w:sz w:val="24"/>
          <w:szCs w:val="24"/>
        </w:rPr>
        <w:lastRenderedPageBreak/>
        <w:t>inclusive</w:t>
      </w:r>
      <w:r w:rsidRPr="658E18D6">
        <w:rPr>
          <w:rFonts w:ascii="Times New Roman" w:eastAsia="Times New Roman" w:hAnsi="Times New Roman" w:cs="Times New Roman"/>
          <w:sz w:val="24"/>
          <w:szCs w:val="24"/>
        </w:rPr>
        <w:t xml:space="preserve">, as certain plants have deeper root systems. Maintenance is another big concern for the garden’s longevity, and using raised beds significantly helps with this. For starters, raised beds allow for significantly </w:t>
      </w:r>
      <w:r w:rsidR="00CB2601" w:rsidRPr="00CB2601">
        <w:rPr>
          <w:rFonts w:ascii="Times New Roman" w:eastAsia="Times New Roman" w:hAnsi="Times New Roman" w:cs="Times New Roman"/>
          <w:sz w:val="24"/>
          <w:szCs w:val="24"/>
        </w:rPr>
        <w:t>fewer</w:t>
      </w:r>
      <w:r w:rsidRPr="658E18D6">
        <w:rPr>
          <w:rFonts w:ascii="Times New Roman" w:eastAsia="Times New Roman" w:hAnsi="Times New Roman" w:cs="Times New Roman"/>
          <w:sz w:val="24"/>
          <w:szCs w:val="24"/>
        </w:rPr>
        <w:t xml:space="preserve"> weeds, saving nutrients for the plants, as well as time for the potential caretakers. Watering the plants is another big concern for maintenance. With the raised bed system, there would be many separate beds, </w:t>
      </w:r>
      <w:r w:rsidR="00CB2601" w:rsidRPr="00CB2601">
        <w:rPr>
          <w:rFonts w:ascii="Times New Roman" w:eastAsia="Times New Roman" w:hAnsi="Times New Roman" w:cs="Times New Roman"/>
          <w:sz w:val="24"/>
          <w:szCs w:val="24"/>
        </w:rPr>
        <w:t>facilitating</w:t>
      </w:r>
      <w:r w:rsidRPr="658E18D6">
        <w:rPr>
          <w:rFonts w:ascii="Times New Roman" w:eastAsia="Times New Roman" w:hAnsi="Times New Roman" w:cs="Times New Roman"/>
          <w:sz w:val="24"/>
          <w:szCs w:val="24"/>
        </w:rPr>
        <w:t xml:space="preserve"> the ability to water each type of plant to its appropriate tolerance</w:t>
      </w:r>
      <w:r w:rsidR="00CB2601" w:rsidRPr="00CB2601">
        <w:rPr>
          <w:rFonts w:ascii="Times New Roman" w:eastAsia="Times New Roman" w:hAnsi="Times New Roman" w:cs="Times New Roman"/>
          <w:sz w:val="24"/>
          <w:szCs w:val="24"/>
        </w:rPr>
        <w:t xml:space="preserve"> properly.</w:t>
      </w:r>
      <w:r w:rsidRPr="658E18D6">
        <w:rPr>
          <w:rFonts w:ascii="Times New Roman" w:eastAsia="Times New Roman" w:hAnsi="Times New Roman" w:cs="Times New Roman"/>
          <w:sz w:val="24"/>
          <w:szCs w:val="24"/>
        </w:rPr>
        <w:t xml:space="preserve"> Ms. Wardwell recommended the idea of using a drip-feed irrigation system, as it would allow for a more consistent and healthier distribution of water to the variety of life living in the gardens. This would also help take some weight off the shoulders of the </w:t>
      </w:r>
      <w:r w:rsidR="00CB2601" w:rsidRPr="00CB2601">
        <w:rPr>
          <w:rFonts w:ascii="Times New Roman" w:eastAsia="Times New Roman" w:hAnsi="Times New Roman" w:cs="Times New Roman"/>
          <w:sz w:val="24"/>
          <w:szCs w:val="24"/>
        </w:rPr>
        <w:t xml:space="preserve">garden </w:t>
      </w:r>
      <w:r w:rsidRPr="658E18D6">
        <w:rPr>
          <w:rFonts w:ascii="Times New Roman" w:eastAsia="Times New Roman" w:hAnsi="Times New Roman" w:cs="Times New Roman"/>
          <w:sz w:val="24"/>
          <w:szCs w:val="24"/>
        </w:rPr>
        <w:t xml:space="preserve">caretakers </w:t>
      </w:r>
      <w:r w:rsidR="00CB2601" w:rsidRPr="00CB2601">
        <w:rPr>
          <w:rFonts w:ascii="Times New Roman" w:eastAsia="Times New Roman" w:hAnsi="Times New Roman" w:cs="Times New Roman"/>
          <w:sz w:val="24"/>
          <w:szCs w:val="24"/>
        </w:rPr>
        <w:t>to</w:t>
      </w:r>
      <w:r w:rsidRPr="658E18D6">
        <w:rPr>
          <w:rFonts w:ascii="Times New Roman" w:eastAsia="Times New Roman" w:hAnsi="Times New Roman" w:cs="Times New Roman"/>
          <w:sz w:val="24"/>
          <w:szCs w:val="24"/>
        </w:rPr>
        <w:t xml:space="preserve"> water each bed to its correct amount and schedule</w:t>
      </w:r>
      <w:r w:rsidR="00CB2601" w:rsidRPr="00CB2601">
        <w:rPr>
          <w:rFonts w:ascii="Times New Roman" w:eastAsia="Times New Roman" w:hAnsi="Times New Roman" w:cs="Times New Roman"/>
          <w:sz w:val="24"/>
          <w:szCs w:val="24"/>
        </w:rPr>
        <w:t xml:space="preserve"> appropriately.</w:t>
      </w:r>
      <w:r w:rsidRPr="658E18D6">
        <w:rPr>
          <w:rFonts w:ascii="Times New Roman" w:eastAsia="Times New Roman" w:hAnsi="Times New Roman" w:cs="Times New Roman"/>
          <w:sz w:val="24"/>
          <w:szCs w:val="24"/>
        </w:rPr>
        <w:t xml:space="preserve"> Another </w:t>
      </w:r>
      <w:r w:rsidR="00CB2601" w:rsidRPr="00CB2601">
        <w:rPr>
          <w:rFonts w:ascii="Times New Roman" w:eastAsia="Times New Roman" w:hAnsi="Times New Roman" w:cs="Times New Roman"/>
          <w:sz w:val="24"/>
          <w:szCs w:val="24"/>
        </w:rPr>
        <w:t>beneficial</w:t>
      </w:r>
      <w:r w:rsidRPr="658E18D6">
        <w:rPr>
          <w:rFonts w:ascii="Times New Roman" w:eastAsia="Times New Roman" w:hAnsi="Times New Roman" w:cs="Times New Roman"/>
          <w:sz w:val="24"/>
          <w:szCs w:val="24"/>
        </w:rPr>
        <w:t xml:space="preserve"> aspect of the raised gardens would be the diversity </w:t>
      </w:r>
      <w:r w:rsidR="09FF6938" w:rsidRPr="658E18D6">
        <w:rPr>
          <w:rFonts w:ascii="Times New Roman" w:eastAsia="Times New Roman" w:hAnsi="Times New Roman" w:cs="Times New Roman"/>
          <w:sz w:val="24"/>
          <w:szCs w:val="24"/>
        </w:rPr>
        <w:t>of</w:t>
      </w:r>
      <w:r w:rsidRPr="658E18D6">
        <w:rPr>
          <w:rFonts w:ascii="Times New Roman" w:eastAsia="Times New Roman" w:hAnsi="Times New Roman" w:cs="Times New Roman"/>
          <w:sz w:val="24"/>
          <w:szCs w:val="24"/>
        </w:rPr>
        <w:t xml:space="preserve"> location possibility. We have a vast and beautiful campus, but not every location would be suitable for growing and developing a garden. With raised beds, the garden could be placed anywhere with adequate space. </w:t>
      </w:r>
    </w:p>
    <w:p w14:paraId="1D38162A" w14:textId="0E879482" w:rsidR="006B4891" w:rsidRPr="00AC1BBD" w:rsidRDefault="006B4891" w:rsidP="00877791">
      <w:pPr>
        <w:spacing w:line="480" w:lineRule="auto"/>
        <w:rPr>
          <w:rFonts w:ascii="Times New Roman" w:eastAsia="Times New Roman" w:hAnsi="Times New Roman" w:cs="Times New Roman"/>
          <w:sz w:val="24"/>
          <w:szCs w:val="24"/>
        </w:rPr>
      </w:pPr>
      <w:r w:rsidRPr="00AC1BBD">
        <w:rPr>
          <w:rFonts w:ascii="Times New Roman" w:hAnsi="Times New Roman" w:cs="Times New Roman"/>
          <w:noProof/>
          <w:color w:val="2B579A"/>
          <w:sz w:val="24"/>
          <w:szCs w:val="24"/>
          <w:shd w:val="clear" w:color="auto" w:fill="E6E6E6"/>
        </w:rPr>
        <w:drawing>
          <wp:anchor distT="0" distB="0" distL="114300" distR="114300" simplePos="0" relativeHeight="251658240" behindDoc="0" locked="0" layoutInCell="1" allowOverlap="1" wp14:anchorId="13F7F27F" wp14:editId="2A1EA564">
            <wp:simplePos x="0" y="0"/>
            <wp:positionH relativeFrom="margin">
              <wp:align>center</wp:align>
            </wp:positionH>
            <wp:positionV relativeFrom="paragraph">
              <wp:posOffset>0</wp:posOffset>
            </wp:positionV>
            <wp:extent cx="4324350" cy="2657475"/>
            <wp:effectExtent l="0" t="0" r="0" b="9525"/>
            <wp:wrapTopAndBottom/>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4350" cy="2657475"/>
                    </a:xfrm>
                    <a:prstGeom prst="rect">
                      <a:avLst/>
                    </a:prstGeom>
                  </pic:spPr>
                </pic:pic>
              </a:graphicData>
            </a:graphic>
            <wp14:sizeRelH relativeFrom="margin">
              <wp14:pctWidth>0</wp14:pctWidth>
            </wp14:sizeRelH>
            <wp14:sizeRelV relativeFrom="margin">
              <wp14:pctHeight>0</wp14:pctHeight>
            </wp14:sizeRelV>
          </wp:anchor>
        </w:drawing>
      </w:r>
      <w:r w:rsidR="7D382D9B" w:rsidRPr="58098002">
        <w:rPr>
          <w:rFonts w:ascii="Times New Roman" w:eastAsia="Times New Roman" w:hAnsi="Times New Roman" w:cs="Times New Roman"/>
          <w:sz w:val="24"/>
          <w:szCs w:val="24"/>
        </w:rPr>
        <w:t>Fig.13</w:t>
      </w:r>
      <w:r w:rsidR="7C46A7C6" w:rsidRPr="58098002">
        <w:rPr>
          <w:rFonts w:ascii="Times New Roman" w:eastAsia="Times New Roman" w:hAnsi="Times New Roman" w:cs="Times New Roman"/>
          <w:sz w:val="24"/>
          <w:szCs w:val="24"/>
        </w:rPr>
        <w:t>.</w:t>
      </w:r>
    </w:p>
    <w:p w14:paraId="6690290A" w14:textId="50313B17" w:rsidR="58098002" w:rsidRDefault="58098002" w:rsidP="00877791">
      <w:pPr>
        <w:spacing w:line="480" w:lineRule="auto"/>
        <w:rPr>
          <w:rFonts w:ascii="Times New Roman" w:eastAsia="Times New Roman" w:hAnsi="Times New Roman" w:cs="Times New Roman"/>
          <w:sz w:val="24"/>
          <w:szCs w:val="24"/>
        </w:rPr>
      </w:pPr>
    </w:p>
    <w:p w14:paraId="33B917D6" w14:textId="353C228D" w:rsidR="7D382D9B" w:rsidRDefault="7D382D9B" w:rsidP="00877791">
      <w:pPr>
        <w:spacing w:line="480" w:lineRule="auto"/>
        <w:jc w:val="center"/>
        <w:rPr>
          <w:rFonts w:ascii="Times New Roman" w:eastAsia="Times New Roman" w:hAnsi="Times New Roman" w:cs="Times New Roman"/>
          <w:sz w:val="24"/>
          <w:szCs w:val="24"/>
        </w:rPr>
      </w:pPr>
      <w:r w:rsidRPr="00D54BA6">
        <w:rPr>
          <w:rFonts w:ascii="Times New Roman" w:hAnsi="Times New Roman" w:cs="Times New Roman"/>
          <w:sz w:val="24"/>
          <w:szCs w:val="24"/>
        </w:rPr>
        <w:lastRenderedPageBreak/>
        <w:drawing>
          <wp:inline distT="0" distB="0" distL="0" distR="0" wp14:anchorId="09790658" wp14:editId="4CEC80B5">
            <wp:extent cx="3362325" cy="2423160"/>
            <wp:effectExtent l="0" t="0" r="9525" b="0"/>
            <wp:docPr id="1" name="Picture 1" descr="booba gag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362325" cy="2423160"/>
                    </a:xfrm>
                    <a:prstGeom prst="rect">
                      <a:avLst/>
                    </a:prstGeom>
                  </pic:spPr>
                </pic:pic>
              </a:graphicData>
            </a:graphic>
          </wp:inline>
        </w:drawing>
      </w:r>
    </w:p>
    <w:p w14:paraId="756832E2" w14:textId="655BAD51" w:rsidR="7D382D9B" w:rsidRDefault="7D382D9B" w:rsidP="00877791">
      <w:pPr>
        <w:spacing w:line="480" w:lineRule="auto"/>
        <w:rPr>
          <w:rFonts w:ascii="Times New Roman" w:eastAsia="Times New Roman" w:hAnsi="Times New Roman" w:cs="Times New Roman"/>
          <w:sz w:val="24"/>
          <w:szCs w:val="24"/>
        </w:rPr>
      </w:pPr>
      <w:r w:rsidRPr="58098002">
        <w:rPr>
          <w:rFonts w:ascii="Times New Roman" w:eastAsia="Times New Roman" w:hAnsi="Times New Roman" w:cs="Times New Roman"/>
          <w:sz w:val="24"/>
          <w:szCs w:val="24"/>
        </w:rPr>
        <w:t>Fig.14</w:t>
      </w:r>
      <w:r w:rsidR="442C445A" w:rsidRPr="1D18C184">
        <w:rPr>
          <w:rFonts w:ascii="Times New Roman" w:eastAsia="Times New Roman" w:hAnsi="Times New Roman" w:cs="Times New Roman"/>
          <w:sz w:val="24"/>
          <w:szCs w:val="24"/>
        </w:rPr>
        <w:t>.</w:t>
      </w:r>
    </w:p>
    <w:p w14:paraId="6890B2DE" w14:textId="5383F49B" w:rsidR="006B4891" w:rsidRPr="00AC1BBD" w:rsidRDefault="006B4891" w:rsidP="64CDA271">
      <w:pPr>
        <w:spacing w:line="480" w:lineRule="auto"/>
        <w:ind w:firstLine="720"/>
        <w:rPr>
          <w:rFonts w:ascii="Times New Roman" w:eastAsia="Times New Roman" w:hAnsi="Times New Roman" w:cs="Times New Roman"/>
          <w:sz w:val="24"/>
          <w:szCs w:val="24"/>
        </w:rPr>
      </w:pPr>
      <w:r w:rsidRPr="658E18D6">
        <w:rPr>
          <w:rFonts w:ascii="Times New Roman" w:eastAsia="Times New Roman" w:hAnsi="Times New Roman" w:cs="Times New Roman"/>
          <w:sz w:val="24"/>
          <w:szCs w:val="24"/>
        </w:rPr>
        <w:t xml:space="preserve">To develop the </w:t>
      </w:r>
      <w:r w:rsidR="000F58E1" w:rsidRPr="000F58E1">
        <w:rPr>
          <w:rFonts w:ascii="Times New Roman" w:eastAsia="Times New Roman" w:hAnsi="Times New Roman" w:cs="Times New Roman"/>
          <w:sz w:val="24"/>
          <w:szCs w:val="24"/>
        </w:rPr>
        <w:t xml:space="preserve">garden’s </w:t>
      </w:r>
      <w:r w:rsidRPr="658E18D6">
        <w:rPr>
          <w:rFonts w:ascii="Times New Roman" w:eastAsia="Times New Roman" w:hAnsi="Times New Roman" w:cs="Times New Roman"/>
          <w:sz w:val="24"/>
          <w:szCs w:val="24"/>
        </w:rPr>
        <w:t>aesthetics</w:t>
      </w:r>
      <w:r w:rsidR="000F58E1" w:rsidRPr="000F58E1">
        <w:rPr>
          <w:rFonts w:ascii="Times New Roman" w:eastAsia="Times New Roman" w:hAnsi="Times New Roman" w:cs="Times New Roman"/>
          <w:sz w:val="24"/>
          <w:szCs w:val="24"/>
        </w:rPr>
        <w:t>, Ms.</w:t>
      </w:r>
      <w:r w:rsidRPr="658E18D6">
        <w:rPr>
          <w:rFonts w:ascii="Times New Roman" w:eastAsia="Times New Roman" w:hAnsi="Times New Roman" w:cs="Times New Roman"/>
          <w:sz w:val="24"/>
          <w:szCs w:val="24"/>
        </w:rPr>
        <w:t xml:space="preserve"> Wardwell suggested implementing seating areas and proper walkways to make the area easily accessible to students. With many different seating areas on campus, it was decided that the garden would want to blend in with the existing architecture. Near Cooper Street, benches and pergolas </w:t>
      </w:r>
      <w:r w:rsidR="797F4C46" w:rsidRPr="2D9555CC">
        <w:rPr>
          <w:rFonts w:ascii="Times New Roman" w:eastAsia="Times New Roman" w:hAnsi="Times New Roman" w:cs="Times New Roman"/>
          <w:sz w:val="24"/>
          <w:szCs w:val="24"/>
        </w:rPr>
        <w:t xml:space="preserve">are </w:t>
      </w:r>
      <w:r w:rsidRPr="658E18D6">
        <w:rPr>
          <w:rFonts w:ascii="Times New Roman" w:eastAsia="Times New Roman" w:hAnsi="Times New Roman" w:cs="Times New Roman"/>
          <w:sz w:val="24"/>
          <w:szCs w:val="24"/>
        </w:rPr>
        <w:t>present</w:t>
      </w:r>
      <w:r w:rsidR="062A3C01" w:rsidRPr="2D9555CC">
        <w:rPr>
          <w:rFonts w:ascii="Times New Roman" w:eastAsia="Times New Roman" w:hAnsi="Times New Roman" w:cs="Times New Roman"/>
          <w:sz w:val="24"/>
          <w:szCs w:val="24"/>
        </w:rPr>
        <w:t>; these</w:t>
      </w:r>
      <w:r w:rsidRPr="658E18D6">
        <w:rPr>
          <w:rFonts w:ascii="Times New Roman" w:eastAsia="Times New Roman" w:hAnsi="Times New Roman" w:cs="Times New Roman"/>
          <w:sz w:val="24"/>
          <w:szCs w:val="24"/>
        </w:rPr>
        <w:t xml:space="preserve"> are a beautiful part of our campus. </w:t>
      </w:r>
      <w:r w:rsidR="000F58E1" w:rsidRPr="000F58E1">
        <w:rPr>
          <w:rFonts w:ascii="Times New Roman" w:eastAsia="Times New Roman" w:hAnsi="Times New Roman" w:cs="Times New Roman"/>
          <w:sz w:val="24"/>
          <w:szCs w:val="24"/>
        </w:rPr>
        <w:t>This concept inspired</w:t>
      </w:r>
      <w:r w:rsidRPr="658E18D6">
        <w:rPr>
          <w:rFonts w:ascii="Times New Roman" w:eastAsia="Times New Roman" w:hAnsi="Times New Roman" w:cs="Times New Roman"/>
          <w:sz w:val="24"/>
          <w:szCs w:val="24"/>
        </w:rPr>
        <w:t xml:space="preserve"> the conceptual seating area adjacent to the garden. </w:t>
      </w:r>
      <w:r w:rsidR="000F58E1" w:rsidRPr="000F58E1">
        <w:rPr>
          <w:rFonts w:ascii="Times New Roman" w:eastAsia="Times New Roman" w:hAnsi="Times New Roman" w:cs="Times New Roman"/>
          <w:sz w:val="24"/>
          <w:szCs w:val="24"/>
        </w:rPr>
        <w:t>This</w:t>
      </w:r>
      <w:r w:rsidRPr="658E18D6">
        <w:rPr>
          <w:rFonts w:ascii="Times New Roman" w:eastAsia="Times New Roman" w:hAnsi="Times New Roman" w:cs="Times New Roman"/>
          <w:sz w:val="24"/>
          <w:szCs w:val="24"/>
        </w:rPr>
        <w:t xml:space="preserve"> region would be benches and picnic tables with the potential for charging stations, </w:t>
      </w:r>
      <w:r w:rsidR="4FCF5FA1" w:rsidRPr="658E18D6">
        <w:rPr>
          <w:rFonts w:ascii="Times New Roman" w:eastAsia="Times New Roman" w:hAnsi="Times New Roman" w:cs="Times New Roman"/>
          <w:sz w:val="24"/>
          <w:szCs w:val="24"/>
        </w:rPr>
        <w:t>like</w:t>
      </w:r>
      <w:r w:rsidRPr="658E18D6">
        <w:rPr>
          <w:rFonts w:ascii="Times New Roman" w:eastAsia="Times New Roman" w:hAnsi="Times New Roman" w:cs="Times New Roman"/>
          <w:sz w:val="24"/>
          <w:szCs w:val="24"/>
        </w:rPr>
        <w:t xml:space="preserve"> what </w:t>
      </w:r>
      <w:r w:rsidR="66F65078" w:rsidRPr="2D9555CC">
        <w:rPr>
          <w:rFonts w:ascii="Times New Roman" w:eastAsia="Times New Roman" w:hAnsi="Times New Roman" w:cs="Times New Roman"/>
          <w:sz w:val="24"/>
          <w:szCs w:val="24"/>
        </w:rPr>
        <w:t>is found</w:t>
      </w:r>
      <w:r w:rsidRPr="658E18D6">
        <w:rPr>
          <w:rFonts w:ascii="Times New Roman" w:eastAsia="Times New Roman" w:hAnsi="Times New Roman" w:cs="Times New Roman"/>
          <w:sz w:val="24"/>
          <w:szCs w:val="24"/>
        </w:rPr>
        <w:t xml:space="preserve"> next to the University Center. Utilizing the </w:t>
      </w:r>
      <w:r w:rsidR="4699A993" w:rsidRPr="658E18D6">
        <w:rPr>
          <w:rFonts w:ascii="Times New Roman" w:eastAsia="Times New Roman" w:hAnsi="Times New Roman" w:cs="Times New Roman"/>
          <w:sz w:val="24"/>
          <w:szCs w:val="24"/>
        </w:rPr>
        <w:t>various</w:t>
      </w:r>
      <w:r w:rsidRPr="658E18D6">
        <w:rPr>
          <w:rFonts w:ascii="Times New Roman" w:eastAsia="Times New Roman" w:hAnsi="Times New Roman" w:cs="Times New Roman"/>
          <w:sz w:val="24"/>
          <w:szCs w:val="24"/>
        </w:rPr>
        <w:t xml:space="preserve"> aspects and elements from around UTA’s campus would help tie the garden to the already realized space without heavily clashing and standing out. Tied into this would also be a small shed designed to store tools and other necessary supplies for the garden’s wellbeing. This solves any concerns for storage and accessibility of tools for garden members. Another helpful recommendation from Ms. Wardwell was </w:t>
      </w:r>
      <w:r w:rsidR="000F58E1" w:rsidRPr="000F58E1">
        <w:rPr>
          <w:rFonts w:ascii="Times New Roman" w:eastAsia="Times New Roman" w:hAnsi="Times New Roman" w:cs="Times New Roman"/>
          <w:sz w:val="24"/>
          <w:szCs w:val="24"/>
        </w:rPr>
        <w:t>implementing</w:t>
      </w:r>
      <w:r w:rsidRPr="658E18D6">
        <w:rPr>
          <w:rFonts w:ascii="Times New Roman" w:eastAsia="Times New Roman" w:hAnsi="Times New Roman" w:cs="Times New Roman"/>
          <w:sz w:val="24"/>
          <w:szCs w:val="24"/>
        </w:rPr>
        <w:t xml:space="preserve"> signs next to each </w:t>
      </w:r>
      <w:r w:rsidR="000F58E1" w:rsidRPr="000F58E1">
        <w:rPr>
          <w:rFonts w:ascii="Times New Roman" w:eastAsia="Times New Roman" w:hAnsi="Times New Roman" w:cs="Times New Roman"/>
          <w:sz w:val="24"/>
          <w:szCs w:val="24"/>
        </w:rPr>
        <w:t>bed</w:t>
      </w:r>
      <w:r w:rsidRPr="658E18D6">
        <w:rPr>
          <w:rFonts w:ascii="Times New Roman" w:eastAsia="Times New Roman" w:hAnsi="Times New Roman" w:cs="Times New Roman"/>
          <w:sz w:val="24"/>
          <w:szCs w:val="24"/>
        </w:rPr>
        <w:t xml:space="preserve"> with descriptions of what </w:t>
      </w:r>
      <w:r w:rsidR="000F58E1" w:rsidRPr="000F58E1">
        <w:rPr>
          <w:rFonts w:ascii="Times New Roman" w:eastAsia="Times New Roman" w:hAnsi="Times New Roman" w:cs="Times New Roman"/>
          <w:sz w:val="24"/>
          <w:szCs w:val="24"/>
        </w:rPr>
        <w:t>was</w:t>
      </w:r>
      <w:r w:rsidRPr="658E18D6">
        <w:rPr>
          <w:rFonts w:ascii="Times New Roman" w:eastAsia="Times New Roman" w:hAnsi="Times New Roman" w:cs="Times New Roman"/>
          <w:sz w:val="24"/>
          <w:szCs w:val="24"/>
        </w:rPr>
        <w:t xml:space="preserve"> currently being grown to help educate or inform curious passerby. Attached are images of a conceptual rendering of </w:t>
      </w:r>
      <w:r w:rsidR="000F58E1" w:rsidRPr="000F58E1">
        <w:rPr>
          <w:rFonts w:ascii="Times New Roman" w:eastAsia="Times New Roman" w:hAnsi="Times New Roman" w:cs="Times New Roman"/>
          <w:sz w:val="24"/>
          <w:szCs w:val="24"/>
        </w:rPr>
        <w:t>the potential of the garden</w:t>
      </w:r>
      <w:r w:rsidRPr="658E18D6">
        <w:rPr>
          <w:rFonts w:ascii="Times New Roman" w:eastAsia="Times New Roman" w:hAnsi="Times New Roman" w:cs="Times New Roman"/>
          <w:sz w:val="24"/>
          <w:szCs w:val="24"/>
        </w:rPr>
        <w:t xml:space="preserve">, including various design choices and architectural elements. </w:t>
      </w:r>
    </w:p>
    <w:p w14:paraId="3A115724" w14:textId="2860BB9B" w:rsidR="004738E1" w:rsidRPr="00AC1BBD" w:rsidRDefault="004738E1" w:rsidP="000D4425">
      <w:pPr>
        <w:spacing w:line="480" w:lineRule="auto"/>
        <w:jc w:val="center"/>
        <w:rPr>
          <w:rFonts w:ascii="Times New Roman" w:eastAsia="Times New Roman" w:hAnsi="Times New Roman" w:cs="Times New Roman"/>
          <w:sz w:val="24"/>
          <w:szCs w:val="24"/>
        </w:rPr>
      </w:pPr>
      <w:r w:rsidRPr="73B8FF0D">
        <w:rPr>
          <w:rFonts w:ascii="Times New Roman" w:eastAsia="Times New Roman" w:hAnsi="Times New Roman" w:cs="Times New Roman"/>
          <w:sz w:val="24"/>
          <w:szCs w:val="24"/>
          <w:u w:val="single"/>
        </w:rPr>
        <w:lastRenderedPageBreak/>
        <w:t>Potential Locations</w:t>
      </w:r>
    </w:p>
    <w:p w14:paraId="4648D14D" w14:textId="0545E002" w:rsidR="004738E1" w:rsidRDefault="004738E1" w:rsidP="00877791">
      <w:pPr>
        <w:spacing w:line="480" w:lineRule="auto"/>
        <w:ind w:firstLine="720"/>
        <w:rPr>
          <w:rFonts w:ascii="Times New Roman" w:eastAsia="Times New Roman" w:hAnsi="Times New Roman" w:cs="Times New Roman"/>
          <w:sz w:val="24"/>
          <w:szCs w:val="24"/>
        </w:rPr>
      </w:pPr>
      <w:r w:rsidRPr="73B8FF0D">
        <w:rPr>
          <w:rFonts w:ascii="Times New Roman" w:eastAsia="Times New Roman" w:hAnsi="Times New Roman" w:cs="Times New Roman"/>
          <w:sz w:val="24"/>
          <w:szCs w:val="24"/>
        </w:rPr>
        <w:t xml:space="preserve">We met with Professor Meghna Tare, an Adjunct Assistant Professor at UTA and UTA’s Chief Sustainability Officer, about putting a garden on campus. We tried to discuss details such as where we could potentially implement the garden and how it could help grow food that could better sustain our campus. </w:t>
      </w:r>
      <w:r w:rsidR="66ADF936" w:rsidRPr="2E1A8B9C">
        <w:rPr>
          <w:rFonts w:ascii="Times New Roman" w:eastAsia="Times New Roman" w:hAnsi="Times New Roman" w:cs="Times New Roman"/>
          <w:sz w:val="24"/>
          <w:szCs w:val="24"/>
        </w:rPr>
        <w:t xml:space="preserve">Professor Tare </w:t>
      </w:r>
      <w:r w:rsidR="67BE223D" w:rsidRPr="2E1A8B9C">
        <w:rPr>
          <w:rFonts w:ascii="Times New Roman" w:eastAsia="Times New Roman" w:hAnsi="Times New Roman" w:cs="Times New Roman"/>
          <w:sz w:val="24"/>
          <w:szCs w:val="24"/>
        </w:rPr>
        <w:t>opened our eyes to the hardships of our</w:t>
      </w:r>
      <w:r w:rsidR="66ADF936" w:rsidRPr="2E1A8B9C">
        <w:rPr>
          <w:rFonts w:ascii="Times New Roman" w:eastAsia="Times New Roman" w:hAnsi="Times New Roman" w:cs="Times New Roman"/>
          <w:sz w:val="24"/>
          <w:szCs w:val="24"/>
        </w:rPr>
        <w:t xml:space="preserve"> ideas and </w:t>
      </w:r>
      <w:r w:rsidR="6C287BA8" w:rsidRPr="2E1A8B9C">
        <w:rPr>
          <w:rFonts w:ascii="Times New Roman" w:eastAsia="Times New Roman" w:hAnsi="Times New Roman" w:cs="Times New Roman"/>
          <w:sz w:val="24"/>
          <w:szCs w:val="24"/>
        </w:rPr>
        <w:t xml:space="preserve">what we needed to consider </w:t>
      </w:r>
      <w:r w:rsidR="6C287BA8" w:rsidRPr="6700D0FD">
        <w:rPr>
          <w:rFonts w:ascii="Times New Roman" w:eastAsia="Times New Roman" w:hAnsi="Times New Roman" w:cs="Times New Roman"/>
          <w:sz w:val="24"/>
          <w:szCs w:val="24"/>
        </w:rPr>
        <w:t>before moving forward.</w:t>
      </w:r>
    </w:p>
    <w:p w14:paraId="5428BE17" w14:textId="71397416" w:rsidR="004738E1" w:rsidRDefault="6C287BA8" w:rsidP="000D4425">
      <w:pPr>
        <w:spacing w:line="480" w:lineRule="auto"/>
        <w:ind w:firstLine="720"/>
        <w:rPr>
          <w:rFonts w:ascii="Times New Roman" w:eastAsia="Times New Roman" w:hAnsi="Times New Roman" w:cs="Times New Roman"/>
          <w:sz w:val="24"/>
          <w:szCs w:val="24"/>
        </w:rPr>
      </w:pPr>
      <w:r w:rsidRPr="26BD6E23">
        <w:rPr>
          <w:rFonts w:ascii="Times New Roman" w:eastAsia="Times New Roman" w:hAnsi="Times New Roman" w:cs="Times New Roman"/>
          <w:sz w:val="24"/>
          <w:szCs w:val="24"/>
        </w:rPr>
        <w:t>O</w:t>
      </w:r>
      <w:r w:rsidR="788EEE0D" w:rsidRPr="26BD6E23">
        <w:rPr>
          <w:rFonts w:ascii="Times New Roman" w:eastAsia="Times New Roman" w:hAnsi="Times New Roman" w:cs="Times New Roman"/>
          <w:sz w:val="24"/>
          <w:szCs w:val="24"/>
        </w:rPr>
        <w:t>ur class</w:t>
      </w:r>
      <w:r w:rsidR="004738E1" w:rsidRPr="73B8FF0D">
        <w:rPr>
          <w:rFonts w:ascii="Times New Roman" w:eastAsia="Times New Roman" w:hAnsi="Times New Roman" w:cs="Times New Roman"/>
          <w:sz w:val="24"/>
          <w:szCs w:val="24"/>
        </w:rPr>
        <w:t xml:space="preserve"> </w:t>
      </w:r>
      <w:r w:rsidR="3EEA599B" w:rsidRPr="3BFF7FA9">
        <w:rPr>
          <w:rFonts w:ascii="Times New Roman" w:eastAsia="Times New Roman" w:hAnsi="Times New Roman" w:cs="Times New Roman"/>
          <w:sz w:val="24"/>
          <w:szCs w:val="24"/>
        </w:rPr>
        <w:t xml:space="preserve">took her suggestions to heart and </w:t>
      </w:r>
      <w:r w:rsidR="3EEA599B" w:rsidRPr="5C1A4469">
        <w:rPr>
          <w:rFonts w:ascii="Times New Roman" w:eastAsia="Times New Roman" w:hAnsi="Times New Roman" w:cs="Times New Roman"/>
          <w:sz w:val="24"/>
          <w:szCs w:val="24"/>
        </w:rPr>
        <w:t xml:space="preserve">focused on </w:t>
      </w:r>
      <w:r w:rsidR="3EEA599B" w:rsidRPr="248EC63F">
        <w:rPr>
          <w:rFonts w:ascii="Times New Roman" w:eastAsia="Times New Roman" w:hAnsi="Times New Roman" w:cs="Times New Roman"/>
          <w:sz w:val="24"/>
          <w:szCs w:val="24"/>
        </w:rPr>
        <w:t>tweaking</w:t>
      </w:r>
      <w:r w:rsidR="004738E1" w:rsidRPr="73B8FF0D">
        <w:rPr>
          <w:rFonts w:ascii="Times New Roman" w:eastAsia="Times New Roman" w:hAnsi="Times New Roman" w:cs="Times New Roman"/>
          <w:sz w:val="24"/>
          <w:szCs w:val="24"/>
        </w:rPr>
        <w:t xml:space="preserve"> </w:t>
      </w:r>
      <w:r w:rsidR="3EEA599B" w:rsidRPr="316D7C18">
        <w:rPr>
          <w:rFonts w:ascii="Times New Roman" w:eastAsia="Times New Roman" w:hAnsi="Times New Roman" w:cs="Times New Roman"/>
          <w:sz w:val="24"/>
          <w:szCs w:val="24"/>
        </w:rPr>
        <w:t>the</w:t>
      </w:r>
      <w:r w:rsidR="004738E1" w:rsidRPr="73B8FF0D">
        <w:rPr>
          <w:rFonts w:ascii="Times New Roman" w:eastAsia="Times New Roman" w:hAnsi="Times New Roman" w:cs="Times New Roman"/>
          <w:sz w:val="24"/>
          <w:szCs w:val="24"/>
        </w:rPr>
        <w:t xml:space="preserve"> </w:t>
      </w:r>
      <w:r w:rsidR="788EEE0D" w:rsidRPr="248EC63F">
        <w:rPr>
          <w:rFonts w:ascii="Times New Roman" w:eastAsia="Times New Roman" w:hAnsi="Times New Roman" w:cs="Times New Roman"/>
          <w:sz w:val="24"/>
          <w:szCs w:val="24"/>
        </w:rPr>
        <w:t>concrete proposal for our garden.</w:t>
      </w:r>
      <w:r w:rsidR="004738E1" w:rsidRPr="73B8FF0D">
        <w:rPr>
          <w:rFonts w:ascii="Times New Roman" w:eastAsia="Times New Roman" w:hAnsi="Times New Roman" w:cs="Times New Roman"/>
          <w:sz w:val="24"/>
          <w:szCs w:val="24"/>
        </w:rPr>
        <w:t xml:space="preserve"> As a group, we brainstormed multiple locations on campus </w:t>
      </w:r>
      <w:r w:rsidR="00713931" w:rsidRPr="00713931">
        <w:rPr>
          <w:rFonts w:ascii="Times New Roman" w:eastAsia="Times New Roman" w:hAnsi="Times New Roman" w:cs="Times New Roman"/>
          <w:sz w:val="24"/>
          <w:szCs w:val="24"/>
        </w:rPr>
        <w:t>to</w:t>
      </w:r>
      <w:r w:rsidR="004738E1" w:rsidRPr="73B8FF0D">
        <w:rPr>
          <w:rFonts w:ascii="Times New Roman" w:eastAsia="Times New Roman" w:hAnsi="Times New Roman" w:cs="Times New Roman"/>
          <w:sz w:val="24"/>
          <w:szCs w:val="24"/>
        </w:rPr>
        <w:t xml:space="preserve"> implement the garden, which was difficult because most places on campus have </w:t>
      </w:r>
      <w:r w:rsidR="00713931" w:rsidRPr="00713931">
        <w:rPr>
          <w:rFonts w:ascii="Times New Roman" w:eastAsia="Times New Roman" w:hAnsi="Times New Roman" w:cs="Times New Roman"/>
          <w:sz w:val="24"/>
          <w:szCs w:val="24"/>
        </w:rPr>
        <w:t>minimal</w:t>
      </w:r>
      <w:r w:rsidR="004738E1" w:rsidRPr="73B8FF0D">
        <w:rPr>
          <w:rFonts w:ascii="Times New Roman" w:eastAsia="Times New Roman" w:hAnsi="Times New Roman" w:cs="Times New Roman"/>
          <w:sz w:val="24"/>
          <w:szCs w:val="24"/>
        </w:rPr>
        <w:t xml:space="preserve"> space. </w:t>
      </w:r>
      <w:r w:rsidR="00713931" w:rsidRPr="00713931">
        <w:rPr>
          <w:rFonts w:ascii="Times New Roman" w:eastAsia="Times New Roman" w:hAnsi="Times New Roman" w:cs="Times New Roman"/>
          <w:sz w:val="24"/>
          <w:szCs w:val="24"/>
        </w:rPr>
        <w:t>The</w:t>
      </w:r>
      <w:r w:rsidR="004738E1" w:rsidRPr="73B8FF0D">
        <w:rPr>
          <w:rFonts w:ascii="Times New Roman" w:eastAsia="Times New Roman" w:hAnsi="Times New Roman" w:cs="Times New Roman"/>
          <w:sz w:val="24"/>
          <w:szCs w:val="24"/>
        </w:rPr>
        <w:t xml:space="preserve"> best area to implement the garden would be on </w:t>
      </w:r>
      <w:r w:rsidR="00713931" w:rsidRPr="00713931">
        <w:rPr>
          <w:rFonts w:ascii="Times New Roman" w:eastAsia="Times New Roman" w:hAnsi="Times New Roman" w:cs="Times New Roman"/>
          <w:sz w:val="24"/>
          <w:szCs w:val="24"/>
        </w:rPr>
        <w:t xml:space="preserve">the </w:t>
      </w:r>
      <w:r w:rsidR="004738E1" w:rsidRPr="73B8FF0D">
        <w:rPr>
          <w:rFonts w:ascii="Times New Roman" w:eastAsia="Times New Roman" w:hAnsi="Times New Roman" w:cs="Times New Roman"/>
          <w:sz w:val="24"/>
          <w:szCs w:val="24"/>
        </w:rPr>
        <w:t xml:space="preserve">west </w:t>
      </w:r>
      <w:r w:rsidR="00713931" w:rsidRPr="00713931">
        <w:rPr>
          <w:rFonts w:ascii="Times New Roman" w:eastAsia="Times New Roman" w:hAnsi="Times New Roman" w:cs="Times New Roman"/>
          <w:sz w:val="24"/>
          <w:szCs w:val="24"/>
        </w:rPr>
        <w:t xml:space="preserve">side of </w:t>
      </w:r>
      <w:r w:rsidR="004738E1" w:rsidRPr="73B8FF0D">
        <w:rPr>
          <w:rFonts w:ascii="Times New Roman" w:eastAsia="Times New Roman" w:hAnsi="Times New Roman" w:cs="Times New Roman"/>
          <w:sz w:val="24"/>
          <w:szCs w:val="24"/>
        </w:rPr>
        <w:t xml:space="preserve">campus, between the </w:t>
      </w:r>
      <w:r w:rsidR="788EEE0D" w:rsidRPr="70D4B0C5">
        <w:rPr>
          <w:rFonts w:ascii="Times New Roman" w:eastAsia="Times New Roman" w:hAnsi="Times New Roman" w:cs="Times New Roman"/>
          <w:sz w:val="24"/>
          <w:szCs w:val="24"/>
        </w:rPr>
        <w:t>M</w:t>
      </w:r>
      <w:r w:rsidR="35BE6F14" w:rsidRPr="70D4B0C5">
        <w:rPr>
          <w:rFonts w:ascii="Times New Roman" w:eastAsia="Times New Roman" w:hAnsi="Times New Roman" w:cs="Times New Roman"/>
          <w:sz w:val="24"/>
          <w:szCs w:val="24"/>
        </w:rPr>
        <w:t xml:space="preserve">averick </w:t>
      </w:r>
      <w:r w:rsidR="788EEE0D" w:rsidRPr="70D4B0C5">
        <w:rPr>
          <w:rFonts w:ascii="Times New Roman" w:eastAsia="Times New Roman" w:hAnsi="Times New Roman" w:cs="Times New Roman"/>
          <w:sz w:val="24"/>
          <w:szCs w:val="24"/>
        </w:rPr>
        <w:t>A</w:t>
      </w:r>
      <w:r w:rsidR="2B73482E" w:rsidRPr="70D4B0C5">
        <w:rPr>
          <w:rFonts w:ascii="Times New Roman" w:eastAsia="Times New Roman" w:hAnsi="Times New Roman" w:cs="Times New Roman"/>
          <w:sz w:val="24"/>
          <w:szCs w:val="24"/>
        </w:rPr>
        <w:t xml:space="preserve">ctivities </w:t>
      </w:r>
      <w:r w:rsidR="788EEE0D" w:rsidRPr="00325599">
        <w:rPr>
          <w:rFonts w:ascii="Times New Roman" w:eastAsia="Times New Roman" w:hAnsi="Times New Roman" w:cs="Times New Roman"/>
          <w:sz w:val="24"/>
          <w:szCs w:val="24"/>
        </w:rPr>
        <w:t>C</w:t>
      </w:r>
      <w:r w:rsidR="70EBC3EB" w:rsidRPr="00325599">
        <w:rPr>
          <w:rFonts w:ascii="Times New Roman" w:eastAsia="Times New Roman" w:hAnsi="Times New Roman" w:cs="Times New Roman"/>
          <w:sz w:val="24"/>
          <w:szCs w:val="24"/>
        </w:rPr>
        <w:t>enter</w:t>
      </w:r>
      <w:r w:rsidR="004738E1" w:rsidRPr="73B8FF0D">
        <w:rPr>
          <w:rFonts w:ascii="Times New Roman" w:eastAsia="Times New Roman" w:hAnsi="Times New Roman" w:cs="Times New Roman"/>
          <w:sz w:val="24"/>
          <w:szCs w:val="24"/>
        </w:rPr>
        <w:t xml:space="preserve"> </w:t>
      </w:r>
      <w:r w:rsidR="00713931" w:rsidRPr="00713931">
        <w:rPr>
          <w:rFonts w:ascii="Times New Roman" w:eastAsia="Times New Roman" w:hAnsi="Times New Roman" w:cs="Times New Roman"/>
          <w:sz w:val="24"/>
          <w:szCs w:val="24"/>
        </w:rPr>
        <w:t xml:space="preserve">(MAC) </w:t>
      </w:r>
      <w:r w:rsidR="004738E1" w:rsidRPr="73B8FF0D">
        <w:rPr>
          <w:rFonts w:ascii="Times New Roman" w:eastAsia="Times New Roman" w:hAnsi="Times New Roman" w:cs="Times New Roman"/>
          <w:sz w:val="24"/>
          <w:szCs w:val="24"/>
        </w:rPr>
        <w:t xml:space="preserve">and the tennis courts. This area has a fair amount of open space and can </w:t>
      </w:r>
      <w:r w:rsidR="00713931" w:rsidRPr="00713931">
        <w:rPr>
          <w:rFonts w:ascii="Times New Roman" w:eastAsia="Times New Roman" w:hAnsi="Times New Roman" w:cs="Times New Roman"/>
          <w:sz w:val="24"/>
          <w:szCs w:val="24"/>
        </w:rPr>
        <w:t>encourage</w:t>
      </w:r>
      <w:r w:rsidR="004738E1" w:rsidRPr="73B8FF0D">
        <w:rPr>
          <w:rFonts w:ascii="Times New Roman" w:eastAsia="Times New Roman" w:hAnsi="Times New Roman" w:cs="Times New Roman"/>
          <w:sz w:val="24"/>
          <w:szCs w:val="24"/>
        </w:rPr>
        <w:t xml:space="preserve"> more people to hang out or study on </w:t>
      </w:r>
      <w:r w:rsidR="00713931" w:rsidRPr="00713931">
        <w:rPr>
          <w:rFonts w:ascii="Times New Roman" w:eastAsia="Times New Roman" w:hAnsi="Times New Roman" w:cs="Times New Roman"/>
          <w:sz w:val="24"/>
          <w:szCs w:val="24"/>
        </w:rPr>
        <w:t xml:space="preserve">the </w:t>
      </w:r>
      <w:r w:rsidR="004738E1" w:rsidRPr="73B8FF0D">
        <w:rPr>
          <w:rFonts w:ascii="Times New Roman" w:eastAsia="Times New Roman" w:hAnsi="Times New Roman" w:cs="Times New Roman"/>
          <w:sz w:val="24"/>
          <w:szCs w:val="24"/>
        </w:rPr>
        <w:t xml:space="preserve">west </w:t>
      </w:r>
      <w:r w:rsidR="00713931" w:rsidRPr="00713931">
        <w:rPr>
          <w:rFonts w:ascii="Times New Roman" w:eastAsia="Times New Roman" w:hAnsi="Times New Roman" w:cs="Times New Roman"/>
          <w:sz w:val="24"/>
          <w:szCs w:val="24"/>
        </w:rPr>
        <w:t xml:space="preserve">side of </w:t>
      </w:r>
      <w:r w:rsidR="004738E1" w:rsidRPr="73B8FF0D">
        <w:rPr>
          <w:rFonts w:ascii="Times New Roman" w:eastAsia="Times New Roman" w:hAnsi="Times New Roman" w:cs="Times New Roman"/>
          <w:sz w:val="24"/>
          <w:szCs w:val="24"/>
        </w:rPr>
        <w:t xml:space="preserve">campus. One major pro of this location is that it is very close to West Hall and the apartments on campus, </w:t>
      </w:r>
      <w:r w:rsidR="00713931" w:rsidRPr="00713931">
        <w:rPr>
          <w:rFonts w:ascii="Times New Roman" w:eastAsia="Times New Roman" w:hAnsi="Times New Roman" w:cs="Times New Roman"/>
          <w:sz w:val="24"/>
          <w:szCs w:val="24"/>
        </w:rPr>
        <w:t xml:space="preserve">making it easily accessible to </w:t>
      </w:r>
      <w:r w:rsidR="004738E1" w:rsidRPr="73B8FF0D">
        <w:rPr>
          <w:rFonts w:ascii="Times New Roman" w:eastAsia="Times New Roman" w:hAnsi="Times New Roman" w:cs="Times New Roman"/>
          <w:sz w:val="24"/>
          <w:szCs w:val="24"/>
        </w:rPr>
        <w:t>students</w:t>
      </w:r>
      <w:r w:rsidR="00713931" w:rsidRPr="00713931">
        <w:rPr>
          <w:rFonts w:ascii="Times New Roman" w:eastAsia="Times New Roman" w:hAnsi="Times New Roman" w:cs="Times New Roman"/>
          <w:sz w:val="24"/>
          <w:szCs w:val="24"/>
        </w:rPr>
        <w:t>.</w:t>
      </w:r>
      <w:r w:rsidR="004738E1" w:rsidRPr="73B8FF0D">
        <w:rPr>
          <w:rFonts w:ascii="Times New Roman" w:eastAsia="Times New Roman" w:hAnsi="Times New Roman" w:cs="Times New Roman"/>
          <w:sz w:val="24"/>
          <w:szCs w:val="24"/>
        </w:rPr>
        <w:t xml:space="preserve"> </w:t>
      </w:r>
      <w:r w:rsidR="788EEE0D" w:rsidRPr="106F50C2">
        <w:rPr>
          <w:rFonts w:ascii="Times New Roman" w:eastAsia="Times New Roman" w:hAnsi="Times New Roman" w:cs="Times New Roman"/>
          <w:sz w:val="24"/>
          <w:szCs w:val="24"/>
        </w:rPr>
        <w:t xml:space="preserve">Students living in Vandergriff, Arlington, or KC Hall </w:t>
      </w:r>
      <w:r w:rsidR="05C7B539" w:rsidRPr="106F50C2">
        <w:rPr>
          <w:rFonts w:ascii="Times New Roman" w:eastAsia="Times New Roman" w:hAnsi="Times New Roman" w:cs="Times New Roman"/>
          <w:sz w:val="24"/>
          <w:szCs w:val="24"/>
        </w:rPr>
        <w:t xml:space="preserve">are just a </w:t>
      </w:r>
      <w:r w:rsidR="05C7B539" w:rsidRPr="6AC06664">
        <w:rPr>
          <w:rFonts w:ascii="Times New Roman" w:eastAsia="Times New Roman" w:hAnsi="Times New Roman" w:cs="Times New Roman"/>
          <w:sz w:val="24"/>
          <w:szCs w:val="24"/>
        </w:rPr>
        <w:t>short distance away from this area.</w:t>
      </w:r>
    </w:p>
    <w:p w14:paraId="79778837" w14:textId="1BB12A55" w:rsidR="6A962640" w:rsidRDefault="6A962640" w:rsidP="000D4425">
      <w:pPr>
        <w:spacing w:line="480" w:lineRule="auto"/>
        <w:ind w:firstLine="720"/>
        <w:rPr>
          <w:rFonts w:ascii="Times New Roman" w:eastAsia="Times New Roman" w:hAnsi="Times New Roman" w:cs="Times New Roman"/>
          <w:color w:val="000000" w:themeColor="text1"/>
          <w:sz w:val="24"/>
          <w:szCs w:val="24"/>
        </w:rPr>
      </w:pPr>
      <w:r w:rsidRPr="68B8D950">
        <w:rPr>
          <w:rFonts w:ascii="Times New Roman" w:eastAsia="Times New Roman" w:hAnsi="Times New Roman" w:cs="Times New Roman"/>
          <w:color w:val="000000" w:themeColor="text1"/>
          <w:sz w:val="24"/>
          <w:szCs w:val="24"/>
        </w:rPr>
        <w:t xml:space="preserve">With the undertaking of this project, it is </w:t>
      </w:r>
      <w:r w:rsidR="00AE5330" w:rsidRPr="00AE5330">
        <w:rPr>
          <w:rFonts w:ascii="Times New Roman" w:eastAsia="Times New Roman" w:hAnsi="Times New Roman" w:cs="Times New Roman"/>
          <w:color w:val="000000" w:themeColor="text1"/>
          <w:sz w:val="24"/>
          <w:szCs w:val="24"/>
        </w:rPr>
        <w:t>crucial</w:t>
      </w:r>
      <w:r w:rsidRPr="68B8D950">
        <w:rPr>
          <w:rFonts w:ascii="Times New Roman" w:eastAsia="Times New Roman" w:hAnsi="Times New Roman" w:cs="Times New Roman"/>
          <w:color w:val="000000" w:themeColor="text1"/>
          <w:sz w:val="24"/>
          <w:szCs w:val="24"/>
        </w:rPr>
        <w:t xml:space="preserve"> to understand the responsibilities </w:t>
      </w:r>
      <w:r w:rsidR="00AE5330" w:rsidRPr="00AE5330">
        <w:rPr>
          <w:rFonts w:ascii="Times New Roman" w:eastAsia="Times New Roman" w:hAnsi="Times New Roman" w:cs="Times New Roman"/>
          <w:color w:val="000000" w:themeColor="text1"/>
          <w:sz w:val="24"/>
          <w:szCs w:val="24"/>
        </w:rPr>
        <w:t>of creating</w:t>
      </w:r>
      <w:r w:rsidRPr="68B8D950">
        <w:rPr>
          <w:rFonts w:ascii="Times New Roman" w:eastAsia="Times New Roman" w:hAnsi="Times New Roman" w:cs="Times New Roman"/>
          <w:color w:val="000000" w:themeColor="text1"/>
          <w:sz w:val="24"/>
          <w:szCs w:val="24"/>
        </w:rPr>
        <w:t xml:space="preserve"> and </w:t>
      </w:r>
      <w:r w:rsidR="00AE5330" w:rsidRPr="00AE5330">
        <w:rPr>
          <w:rFonts w:ascii="Times New Roman" w:eastAsia="Times New Roman" w:hAnsi="Times New Roman" w:cs="Times New Roman"/>
          <w:color w:val="000000" w:themeColor="text1"/>
          <w:sz w:val="24"/>
          <w:szCs w:val="24"/>
        </w:rPr>
        <w:t>maintaining</w:t>
      </w:r>
      <w:r w:rsidRPr="68B8D950">
        <w:rPr>
          <w:rFonts w:ascii="Times New Roman" w:eastAsia="Times New Roman" w:hAnsi="Times New Roman" w:cs="Times New Roman"/>
          <w:color w:val="000000" w:themeColor="text1"/>
          <w:sz w:val="24"/>
          <w:szCs w:val="24"/>
        </w:rPr>
        <w:t xml:space="preserve"> this space. To help understand this, we </w:t>
      </w:r>
      <w:r w:rsidR="00AE5330" w:rsidRPr="00AE5330">
        <w:rPr>
          <w:rFonts w:ascii="Times New Roman" w:eastAsia="Times New Roman" w:hAnsi="Times New Roman" w:cs="Times New Roman"/>
          <w:color w:val="000000" w:themeColor="text1"/>
          <w:sz w:val="24"/>
          <w:szCs w:val="24"/>
        </w:rPr>
        <w:t>interviewed</w:t>
      </w:r>
      <w:r w:rsidRPr="68B8D950">
        <w:rPr>
          <w:rFonts w:ascii="Times New Roman" w:eastAsia="Times New Roman" w:hAnsi="Times New Roman" w:cs="Times New Roman"/>
          <w:color w:val="000000" w:themeColor="text1"/>
          <w:sz w:val="24"/>
          <w:szCs w:val="24"/>
        </w:rPr>
        <w:t xml:space="preserve"> UTA’s sustainability coordinator, Bhargavi Jeyarajah. When asked about how to get this started, Jeyarajah answered that talking to someone in landscape architecture would </w:t>
      </w:r>
      <w:r w:rsidR="00AE5330" w:rsidRPr="00AE5330">
        <w:rPr>
          <w:rFonts w:ascii="Times New Roman" w:eastAsia="Times New Roman" w:hAnsi="Times New Roman" w:cs="Times New Roman"/>
          <w:color w:val="000000" w:themeColor="text1"/>
          <w:sz w:val="24"/>
          <w:szCs w:val="24"/>
        </w:rPr>
        <w:t>help make</w:t>
      </w:r>
      <w:r w:rsidRPr="68B8D950">
        <w:rPr>
          <w:rFonts w:ascii="Times New Roman" w:eastAsia="Times New Roman" w:hAnsi="Times New Roman" w:cs="Times New Roman"/>
          <w:color w:val="000000" w:themeColor="text1"/>
          <w:sz w:val="24"/>
          <w:szCs w:val="24"/>
        </w:rPr>
        <w:t xml:space="preserve"> this garden sustainable. Along with this, Jeyarajah said that the garden could be an opportunity for volunteers to handle the construction and upkeep.</w:t>
      </w:r>
    </w:p>
    <w:p w14:paraId="58548397" w14:textId="745E5E3B" w:rsidR="2522D896" w:rsidRDefault="2522D896" w:rsidP="2522D896">
      <w:pPr>
        <w:spacing w:line="480" w:lineRule="auto"/>
        <w:jc w:val="center"/>
        <w:rPr>
          <w:rFonts w:ascii="Times New Roman" w:eastAsia="Times New Roman" w:hAnsi="Times New Roman" w:cs="Times New Roman"/>
          <w:sz w:val="24"/>
          <w:szCs w:val="24"/>
          <w:u w:val="single"/>
        </w:rPr>
      </w:pPr>
    </w:p>
    <w:p w14:paraId="276EB9F2" w14:textId="21A8649E" w:rsidR="006B4891" w:rsidRPr="00AC1BBD" w:rsidRDefault="5C71B230" w:rsidP="000D4425">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lastRenderedPageBreak/>
        <w:t>Potential Plants by Seasons and Cost Analysis</w:t>
      </w:r>
    </w:p>
    <w:p w14:paraId="2FD30CCF" w14:textId="53D98D5F" w:rsidR="00992301" w:rsidRPr="00AC1BBD" w:rsidRDefault="00992301" w:rsidP="000D4425">
      <w:pPr>
        <w:spacing w:line="480" w:lineRule="auto"/>
        <w:ind w:firstLine="720"/>
        <w:rPr>
          <w:rFonts w:ascii="Times New Roman" w:eastAsia="Times New Roman" w:hAnsi="Times New Roman" w:cs="Times New Roman"/>
          <w:sz w:val="24"/>
          <w:szCs w:val="24"/>
          <w:u w:val="single"/>
        </w:rPr>
      </w:pPr>
      <w:commentRangeStart w:id="5"/>
      <w:r w:rsidRPr="00992301">
        <w:rPr>
          <w:rFonts w:ascii="Times New Roman" w:hAnsi="Times New Roman" w:cs="Times New Roman"/>
          <w:sz w:val="24"/>
          <w:szCs w:val="24"/>
        </w:rPr>
        <w:t>Space availability</w:t>
      </w:r>
      <w:r w:rsidR="00223EF8">
        <w:rPr>
          <w:rFonts w:ascii="Times New Roman" w:hAnsi="Times New Roman" w:cs="Times New Roman"/>
          <w:sz w:val="24"/>
          <w:szCs w:val="24"/>
        </w:rPr>
        <w:t xml:space="preserve">, as well as plant </w:t>
      </w:r>
      <w:r w:rsidR="00CE0B67">
        <w:rPr>
          <w:rFonts w:ascii="Times New Roman" w:hAnsi="Times New Roman" w:cs="Times New Roman"/>
          <w:sz w:val="24"/>
          <w:szCs w:val="24"/>
        </w:rPr>
        <w:t>size,</w:t>
      </w:r>
      <w:r w:rsidRPr="00D54BA6">
        <w:rPr>
          <w:rFonts w:ascii="Times New Roman" w:hAnsi="Times New Roman" w:cs="Times New Roman"/>
          <w:sz w:val="24"/>
          <w:szCs w:val="24"/>
        </w:rPr>
        <w:t xml:space="preserve"> </w:t>
      </w:r>
      <w:r w:rsidR="00223EF8">
        <w:rPr>
          <w:rFonts w:ascii="Times New Roman" w:hAnsi="Times New Roman" w:cs="Times New Roman"/>
          <w:sz w:val="24"/>
          <w:szCs w:val="24"/>
        </w:rPr>
        <w:t>are</w:t>
      </w:r>
      <w:r w:rsidRPr="00992301">
        <w:rPr>
          <w:rFonts w:ascii="Times New Roman" w:hAnsi="Times New Roman" w:cs="Times New Roman"/>
          <w:sz w:val="24"/>
          <w:szCs w:val="24"/>
        </w:rPr>
        <w:t xml:space="preserve"> important factor to consider when selecting optimal plants to grow in a raised bed garden. Additionally, cost, care (i.e., watering, susceptibility to diseases and pests, soil maintenance, etc.), hardiness, and yield are important factors.</w:t>
      </w:r>
      <w:commentRangeEnd w:id="5"/>
      <w:r w:rsidRPr="00D54BA6">
        <w:rPr>
          <w:rStyle w:val="CommentReference"/>
          <w:rFonts w:ascii="Times New Roman" w:hAnsi="Times New Roman" w:cs="Times New Roman"/>
          <w:sz w:val="24"/>
          <w:szCs w:val="24"/>
        </w:rPr>
        <w:commentReference w:id="5"/>
      </w:r>
      <w:r w:rsidR="006A06F1">
        <w:rPr>
          <w:rFonts w:ascii="Times New Roman" w:hAnsi="Times New Roman" w:cs="Times New Roman"/>
          <w:sz w:val="24"/>
          <w:szCs w:val="24"/>
        </w:rPr>
        <w:t xml:space="preserve"> </w:t>
      </w:r>
      <w:r w:rsidR="00C976B6">
        <w:rPr>
          <w:rFonts w:ascii="Times New Roman" w:hAnsi="Times New Roman" w:cs="Times New Roman"/>
          <w:sz w:val="24"/>
          <w:szCs w:val="24"/>
        </w:rPr>
        <w:t>We considered these factors to sel</w:t>
      </w:r>
      <w:r w:rsidR="00A359C6">
        <w:rPr>
          <w:rFonts w:ascii="Times New Roman" w:hAnsi="Times New Roman" w:cs="Times New Roman"/>
          <w:sz w:val="24"/>
          <w:szCs w:val="24"/>
        </w:rPr>
        <w:t xml:space="preserve">ect some plants for each season that are well-suited to </w:t>
      </w:r>
      <w:r w:rsidR="00016565">
        <w:rPr>
          <w:rFonts w:ascii="Times New Roman" w:hAnsi="Times New Roman" w:cs="Times New Roman"/>
          <w:sz w:val="24"/>
          <w:szCs w:val="24"/>
        </w:rPr>
        <w:t>be grown in Texas</w:t>
      </w:r>
      <w:r w:rsidR="00617C49">
        <w:rPr>
          <w:rFonts w:ascii="Times New Roman" w:hAnsi="Times New Roman" w:cs="Times New Roman"/>
          <w:sz w:val="24"/>
          <w:szCs w:val="24"/>
        </w:rPr>
        <w:t>.</w:t>
      </w:r>
    </w:p>
    <w:p w14:paraId="0CF6CFB3" w14:textId="2CB890D4" w:rsidR="006B4891" w:rsidRPr="000B6CB0" w:rsidRDefault="3E732A08" w:rsidP="00877791">
      <w:pPr>
        <w:spacing w:line="480" w:lineRule="auto"/>
        <w:rPr>
          <w:rFonts w:ascii="Times New Roman" w:eastAsia="Times New Roman" w:hAnsi="Times New Roman" w:cs="Times New Roman"/>
          <w:sz w:val="24"/>
          <w:szCs w:val="24"/>
          <w:u w:val="single"/>
        </w:rPr>
      </w:pPr>
      <w:r w:rsidRPr="000B6CB0">
        <w:rPr>
          <w:rFonts w:ascii="Times New Roman" w:eastAsia="Times New Roman" w:hAnsi="Times New Roman" w:cs="Times New Roman"/>
          <w:sz w:val="24"/>
          <w:szCs w:val="24"/>
          <w:u w:val="single"/>
        </w:rPr>
        <w:t>Spring:</w:t>
      </w:r>
    </w:p>
    <w:p w14:paraId="1342FAB0" w14:textId="2CB890D4" w:rsidR="00C371DD" w:rsidRPr="00D54BA6" w:rsidRDefault="6BBF0538" w:rsidP="1962B823">
      <w:pPr>
        <w:spacing w:line="480" w:lineRule="auto"/>
        <w:ind w:firstLine="720"/>
        <w:rPr>
          <w:rFonts w:ascii="Times New Roman" w:eastAsia="Times New Roman" w:hAnsi="Times New Roman" w:cs="Times New Roman"/>
          <w:sz w:val="24"/>
          <w:szCs w:val="24"/>
        </w:rPr>
      </w:pPr>
      <w:r w:rsidRPr="2F564308">
        <w:rPr>
          <w:rFonts w:ascii="Times New Roman" w:eastAsia="Times New Roman" w:hAnsi="Times New Roman" w:cs="Times New Roman"/>
          <w:sz w:val="24"/>
          <w:szCs w:val="24"/>
        </w:rPr>
        <w:t xml:space="preserve">There are many popular spring plants that could be grown fresh for students. Sweet corn, cucumbers, melons, peas, spinach, and tomatoes are popular plants optimal for spring planting. </w:t>
      </w:r>
    </w:p>
    <w:p w14:paraId="10348C3D" w14:textId="4F66F5AB" w:rsidR="00C371DD" w:rsidRPr="00D54BA6" w:rsidRDefault="6BBF0538" w:rsidP="1962B823">
      <w:pPr>
        <w:spacing w:line="480" w:lineRule="auto"/>
        <w:ind w:firstLine="720"/>
        <w:rPr>
          <w:rFonts w:ascii="Times New Roman" w:eastAsia="Times New Roman" w:hAnsi="Times New Roman" w:cs="Times New Roman"/>
          <w:sz w:val="24"/>
          <w:szCs w:val="24"/>
        </w:rPr>
      </w:pPr>
      <w:r w:rsidRPr="34F59749">
        <w:rPr>
          <w:rFonts w:ascii="Times New Roman" w:eastAsia="Times New Roman" w:hAnsi="Times New Roman" w:cs="Times New Roman"/>
          <w:sz w:val="24"/>
          <w:szCs w:val="24"/>
        </w:rPr>
        <w:t xml:space="preserve">Sweet corn is very popular due to its flavorful and sweet kernels. It also has cultural growing techniques used by the Native Americans associated with it. The technique used was called the Three Sisters in which corn, beans, and squash are planted together with corn serving as the support for the bean vines, the beans act as a fertilizer for the corn and squash, and the squash takes up ground space to keep weeds away, so corn could be used in tandem with squash and beans to be a culturally enriching experience for students. Things to be wary of however are that it can lose its sweetness if stored for more than only 2 days which can lower its appeal, so it may need to be announced in advance if corn is grown. Corn also can have problems with filling out its ears if it doesn’t get pollenated sufficiently, so proper steps to space the corn at the optimal distance will be necessary. Corn is known for thriving in sunny, warm soil, so growing it in Texas’s climate won’t pose too much of a problem </w:t>
      </w:r>
      <w:r w:rsidR="541BECC3" w:rsidRPr="34F59749">
        <w:rPr>
          <w:rFonts w:ascii="Times New Roman" w:eastAsia="Times New Roman" w:hAnsi="Times New Roman" w:cs="Times New Roman"/>
          <w:sz w:val="24"/>
          <w:szCs w:val="24"/>
        </w:rPr>
        <w:t>if</w:t>
      </w:r>
      <w:r w:rsidRPr="34F59749">
        <w:rPr>
          <w:rFonts w:ascii="Times New Roman" w:eastAsia="Times New Roman" w:hAnsi="Times New Roman" w:cs="Times New Roman"/>
          <w:sz w:val="24"/>
          <w:szCs w:val="24"/>
        </w:rPr>
        <w:t xml:space="preserve"> it gets properly watered.</w:t>
      </w:r>
    </w:p>
    <w:p w14:paraId="2F743794" w14:textId="076ACB52" w:rsidR="00C371DD" w:rsidRPr="00D54BA6" w:rsidRDefault="6BBF0538" w:rsidP="1962B823">
      <w:pPr>
        <w:spacing w:line="480" w:lineRule="auto"/>
        <w:ind w:firstLine="720"/>
        <w:rPr>
          <w:rFonts w:ascii="Times New Roman" w:eastAsia="Times New Roman" w:hAnsi="Times New Roman" w:cs="Times New Roman"/>
          <w:sz w:val="24"/>
          <w:szCs w:val="24"/>
        </w:rPr>
      </w:pPr>
      <w:r w:rsidRPr="2F564308">
        <w:rPr>
          <w:rFonts w:ascii="Times New Roman" w:eastAsia="Times New Roman" w:hAnsi="Times New Roman" w:cs="Times New Roman"/>
          <w:sz w:val="24"/>
          <w:szCs w:val="24"/>
        </w:rPr>
        <w:t xml:space="preserve">Cucumbers are known for their refreshing taste and crunch that goes well in salads. Cucumbers mature in 60 days and require moist soil with good drainage. They require a trellis to </w:t>
      </w:r>
      <w:r w:rsidRPr="2F564308">
        <w:rPr>
          <w:rFonts w:ascii="Times New Roman" w:eastAsia="Times New Roman" w:hAnsi="Times New Roman" w:cs="Times New Roman"/>
          <w:sz w:val="24"/>
          <w:szCs w:val="24"/>
        </w:rPr>
        <w:lastRenderedPageBreak/>
        <w:t>grow because the vines use the support to hold the weight of the cucumbers, but cucumbers are easy to be pollinated because they are known as self-pollinating plants. The cucumber vines will grow both male and female flowers, so</w:t>
      </w:r>
      <w:r w:rsidR="1FC3153A" w:rsidRPr="1D630391">
        <w:rPr>
          <w:rFonts w:ascii="Times New Roman" w:eastAsia="Times New Roman" w:hAnsi="Times New Roman" w:cs="Times New Roman"/>
          <w:sz w:val="24"/>
          <w:szCs w:val="24"/>
        </w:rPr>
        <w:t>,</w:t>
      </w:r>
      <w:r w:rsidRPr="2F564308">
        <w:rPr>
          <w:rFonts w:ascii="Times New Roman" w:eastAsia="Times New Roman" w:hAnsi="Times New Roman" w:cs="Times New Roman"/>
          <w:sz w:val="24"/>
          <w:szCs w:val="24"/>
        </w:rPr>
        <w:t xml:space="preserve"> if necessary, they can be pollinated by someone with a paint brush. The male flowers will fall off so anyone tending to the plants will want to be aware of that to avoid unnecessary panic. The biggest downsides to growing cucumbers is the trellis due to the increase in costs, but trellises are mostly one-time purchases because they are often made of reusable materials.</w:t>
      </w:r>
    </w:p>
    <w:p w14:paraId="1580286E" w14:textId="2CB890D4" w:rsidR="00C371DD" w:rsidRPr="00D54BA6" w:rsidRDefault="6BBF0538" w:rsidP="1962B823">
      <w:pPr>
        <w:spacing w:line="480" w:lineRule="auto"/>
        <w:ind w:firstLine="720"/>
        <w:rPr>
          <w:rFonts w:ascii="Times New Roman" w:eastAsia="Times New Roman" w:hAnsi="Times New Roman" w:cs="Times New Roman"/>
          <w:sz w:val="24"/>
          <w:szCs w:val="24"/>
        </w:rPr>
      </w:pPr>
      <w:r w:rsidRPr="2F564308">
        <w:rPr>
          <w:rFonts w:ascii="Times New Roman" w:eastAsia="Times New Roman" w:hAnsi="Times New Roman" w:cs="Times New Roman"/>
          <w:sz w:val="24"/>
          <w:szCs w:val="24"/>
        </w:rPr>
        <w:t>Melons are a common fruit that are very popular when including their more commonly consumed watermelon counterpart, but unfortunately, they are a vining plant that takes up a very large amount of space. It is unrecommended to plant them in small gardens, so despite their popularity, melons are unfortunately not recommended, but if there is a space of land set aside then a couple of melons could be grown with proper care. If melons are planted however, it is said that you shouldn’t plant melons in the same place within 3 or 4 years, so the space would need to be cycled if melons are desired annually.</w:t>
      </w:r>
    </w:p>
    <w:p w14:paraId="63AEF668" w14:textId="0236B129" w:rsidR="00C371DD" w:rsidRPr="00D54BA6" w:rsidRDefault="6BBF0538" w:rsidP="1962B823">
      <w:pPr>
        <w:spacing w:line="480" w:lineRule="auto"/>
        <w:ind w:firstLine="720"/>
        <w:rPr>
          <w:rFonts w:ascii="Times New Roman" w:eastAsia="Times New Roman" w:hAnsi="Times New Roman" w:cs="Times New Roman"/>
          <w:sz w:val="24"/>
          <w:szCs w:val="24"/>
        </w:rPr>
      </w:pPr>
      <w:r w:rsidRPr="2F564308">
        <w:rPr>
          <w:rFonts w:ascii="Times New Roman" w:eastAsia="Times New Roman" w:hAnsi="Times New Roman" w:cs="Times New Roman"/>
          <w:sz w:val="24"/>
          <w:szCs w:val="24"/>
        </w:rPr>
        <w:t xml:space="preserve">Peas are an abundant bean that many people eat. Specifically, sugar snap peas are surprisingly low maintenance and are hardy plants. They are able to be planted a little earlier in the spring when the soil is still a bit cold because they </w:t>
      </w:r>
      <w:r w:rsidR="5831AC15" w:rsidRPr="265863D4">
        <w:rPr>
          <w:rFonts w:ascii="Times New Roman" w:eastAsia="Times New Roman" w:hAnsi="Times New Roman" w:cs="Times New Roman"/>
          <w:sz w:val="24"/>
          <w:szCs w:val="24"/>
        </w:rPr>
        <w:t>possess</w:t>
      </w:r>
      <w:r w:rsidRPr="2F564308">
        <w:rPr>
          <w:rFonts w:ascii="Times New Roman" w:eastAsia="Times New Roman" w:hAnsi="Times New Roman" w:cs="Times New Roman"/>
          <w:sz w:val="24"/>
          <w:szCs w:val="24"/>
        </w:rPr>
        <w:t xml:space="preserve"> a tolerance to a bit of frost, and they don’t require massive amounts of water. It is said that if it doesn’t rain then you can water them once a week and they will still grow. Because they are nitrogen-fixing plants, it is recommended that they be coated in an inoculant, but it is not required so can be avoided to cut cost.</w:t>
      </w:r>
    </w:p>
    <w:p w14:paraId="767AE403" w14:textId="04C357FB" w:rsidR="00C371DD" w:rsidRPr="00D54BA6" w:rsidRDefault="6BBF0538" w:rsidP="1962B823">
      <w:pPr>
        <w:spacing w:line="480" w:lineRule="auto"/>
        <w:ind w:firstLine="720"/>
        <w:rPr>
          <w:rFonts w:ascii="Times New Roman" w:eastAsia="Times New Roman" w:hAnsi="Times New Roman" w:cs="Times New Roman"/>
          <w:sz w:val="24"/>
          <w:szCs w:val="24"/>
        </w:rPr>
      </w:pPr>
      <w:r w:rsidRPr="2F564308">
        <w:rPr>
          <w:rFonts w:ascii="Times New Roman" w:eastAsia="Times New Roman" w:hAnsi="Times New Roman" w:cs="Times New Roman"/>
          <w:sz w:val="24"/>
          <w:szCs w:val="24"/>
        </w:rPr>
        <w:t>Spinach is well known for being a super food and can also be grown in Texas with the right know-how. It should be planted between February 15</w:t>
      </w:r>
      <w:r w:rsidRPr="2F564308">
        <w:rPr>
          <w:rFonts w:ascii="Times New Roman" w:eastAsia="Times New Roman" w:hAnsi="Times New Roman" w:cs="Times New Roman"/>
          <w:sz w:val="24"/>
          <w:szCs w:val="24"/>
          <w:vertAlign w:val="superscript"/>
        </w:rPr>
        <w:t>th</w:t>
      </w:r>
      <w:r w:rsidRPr="2F564308">
        <w:rPr>
          <w:rFonts w:ascii="Times New Roman" w:eastAsia="Times New Roman" w:hAnsi="Times New Roman" w:cs="Times New Roman"/>
          <w:sz w:val="24"/>
          <w:szCs w:val="24"/>
        </w:rPr>
        <w:t>, and March 15</w:t>
      </w:r>
      <w:r w:rsidRPr="2F564308">
        <w:rPr>
          <w:rFonts w:ascii="Times New Roman" w:eastAsia="Times New Roman" w:hAnsi="Times New Roman" w:cs="Times New Roman"/>
          <w:sz w:val="24"/>
          <w:szCs w:val="24"/>
          <w:vertAlign w:val="superscript"/>
        </w:rPr>
        <w:t>th</w:t>
      </w:r>
      <w:r w:rsidRPr="2F564308">
        <w:rPr>
          <w:rFonts w:ascii="Times New Roman" w:eastAsia="Times New Roman" w:hAnsi="Times New Roman" w:cs="Times New Roman"/>
          <w:sz w:val="24"/>
          <w:szCs w:val="24"/>
        </w:rPr>
        <w:t xml:space="preserve">. Spinach does </w:t>
      </w:r>
      <w:r w:rsidRPr="2F564308">
        <w:rPr>
          <w:rFonts w:ascii="Times New Roman" w:eastAsia="Times New Roman" w:hAnsi="Times New Roman" w:cs="Times New Roman"/>
          <w:sz w:val="24"/>
          <w:szCs w:val="24"/>
        </w:rPr>
        <w:lastRenderedPageBreak/>
        <w:t xml:space="preserve">require a consistently moist environment to sustain itself, and it is recommended that they be planted in the shade of other plants in hotter climates, so it may be beneficial to plant them around the snap peas, but that may be problematic as both sugar snap peas and spinach require nitrogen in their soil. This could cause a nitrogen depletion to watch out for, but the health benefits of spinach are well </w:t>
      </w:r>
      <w:r w:rsidR="00E31BDF" w:rsidRPr="2F564308">
        <w:rPr>
          <w:rFonts w:ascii="Times New Roman" w:eastAsia="Times New Roman" w:hAnsi="Times New Roman" w:cs="Times New Roman"/>
          <w:sz w:val="24"/>
          <w:szCs w:val="24"/>
        </w:rPr>
        <w:t>renowned,</w:t>
      </w:r>
      <w:r w:rsidRPr="2F564308">
        <w:rPr>
          <w:rFonts w:ascii="Times New Roman" w:eastAsia="Times New Roman" w:hAnsi="Times New Roman" w:cs="Times New Roman"/>
          <w:sz w:val="24"/>
          <w:szCs w:val="24"/>
        </w:rPr>
        <w:t xml:space="preserve"> and it could be argued that it is worth the trouble.</w:t>
      </w:r>
    </w:p>
    <w:p w14:paraId="51EABEC3" w14:textId="1A79C0D0" w:rsidR="00C371DD" w:rsidRPr="00D54BA6" w:rsidRDefault="6BBF0538" w:rsidP="000B6CB0">
      <w:pPr>
        <w:spacing w:line="480" w:lineRule="auto"/>
        <w:ind w:firstLine="720"/>
        <w:rPr>
          <w:rFonts w:ascii="Times New Roman" w:eastAsia="Times New Roman" w:hAnsi="Times New Roman" w:cs="Times New Roman"/>
          <w:sz w:val="24"/>
          <w:szCs w:val="24"/>
        </w:rPr>
      </w:pPr>
      <w:r w:rsidRPr="2F564308">
        <w:rPr>
          <w:rFonts w:ascii="Times New Roman" w:eastAsia="Times New Roman" w:hAnsi="Times New Roman" w:cs="Times New Roman"/>
          <w:sz w:val="24"/>
          <w:szCs w:val="24"/>
        </w:rPr>
        <w:t>The final spring plant to be looked at in this section are Tomatoes. Tomatoes are known for going well with many different types of foods and contain a lot of water, so they can help students stay hydrated as well as being good for getting vitamins A and C. They are plants that are not recommended to be grown from scratch but transplanted 100 days before your areas first expected frost. Tomatoes are another plant that vines, and it is recommended to get a reinforcement cage. Reinforcement cages can also help deter vermin like squirrels from chewing on the plants. While it does require a bit higher investment, tomatoes are a good source of nutrients so the exact costs should be weighed against the possible returns.</w:t>
      </w:r>
    </w:p>
    <w:p w14:paraId="16E78F75" w14:textId="77777777" w:rsidR="00DF493B" w:rsidRPr="000B6CB0" w:rsidRDefault="3E732A08" w:rsidP="00877791">
      <w:pPr>
        <w:spacing w:line="480" w:lineRule="auto"/>
        <w:rPr>
          <w:rFonts w:ascii="Times New Roman" w:hAnsi="Times New Roman" w:cs="Times New Roman"/>
          <w:sz w:val="24"/>
          <w:szCs w:val="24"/>
          <w:u w:val="single"/>
        </w:rPr>
      </w:pPr>
      <w:r w:rsidRPr="000B6CB0">
        <w:rPr>
          <w:rFonts w:ascii="Times New Roman" w:eastAsia="Times New Roman" w:hAnsi="Times New Roman" w:cs="Times New Roman"/>
          <w:sz w:val="24"/>
          <w:szCs w:val="24"/>
          <w:u w:val="single"/>
        </w:rPr>
        <w:t>Summer:</w:t>
      </w:r>
      <w:r w:rsidR="00992301" w:rsidRPr="000B6CB0">
        <w:rPr>
          <w:rFonts w:ascii="Times New Roman" w:hAnsi="Times New Roman" w:cs="Times New Roman"/>
          <w:sz w:val="24"/>
          <w:szCs w:val="24"/>
          <w:u w:val="single"/>
        </w:rPr>
        <w:t xml:space="preserve"> </w:t>
      </w:r>
    </w:p>
    <w:p w14:paraId="13C55139" w14:textId="0E0952AD" w:rsidR="00992301" w:rsidRPr="00992301" w:rsidRDefault="00992301" w:rsidP="00877791">
      <w:pPr>
        <w:spacing w:line="480" w:lineRule="auto"/>
        <w:ind w:firstLine="720"/>
        <w:rPr>
          <w:rFonts w:ascii="Times New Roman" w:hAnsi="Times New Roman" w:cs="Times New Roman"/>
          <w:sz w:val="24"/>
          <w:szCs w:val="24"/>
        </w:rPr>
      </w:pPr>
      <w:r w:rsidRPr="00992301">
        <w:rPr>
          <w:rFonts w:ascii="Times New Roman" w:hAnsi="Times New Roman" w:cs="Times New Roman"/>
          <w:sz w:val="24"/>
          <w:szCs w:val="24"/>
        </w:rPr>
        <w:t xml:space="preserve">An ideal summer plant combination can be found in the Native American “Three Sisters” guild of squash, corn, and beans. Guilds are communities of plants that grow well together, each serving a niche and working together for mutual benefit. Vining beans were trellised on corn stalks, with squash as ground cover to inhibit weed growth and beans </w:t>
      </w:r>
      <w:r w:rsidR="00DA2162" w:rsidRPr="00DA2162">
        <w:rPr>
          <w:rFonts w:ascii="Times New Roman" w:hAnsi="Times New Roman" w:cs="Times New Roman"/>
          <w:sz w:val="24"/>
          <w:szCs w:val="24"/>
        </w:rPr>
        <w:t xml:space="preserve">as a </w:t>
      </w:r>
      <w:r w:rsidRPr="00992301">
        <w:rPr>
          <w:rFonts w:ascii="Times New Roman" w:hAnsi="Times New Roman" w:cs="Times New Roman"/>
          <w:sz w:val="24"/>
          <w:szCs w:val="24"/>
        </w:rPr>
        <w:t xml:space="preserve">natural fertilizer. While growing these plants as a guild offers benefits, it adds complexity to the maintenance of the garden. The site may become crowded and </w:t>
      </w:r>
      <w:r w:rsidR="00DA2162" w:rsidRPr="00DA2162">
        <w:rPr>
          <w:rFonts w:ascii="Times New Roman" w:hAnsi="Times New Roman" w:cs="Times New Roman"/>
          <w:sz w:val="24"/>
          <w:szCs w:val="24"/>
        </w:rPr>
        <w:t>challenging</w:t>
      </w:r>
      <w:r w:rsidRPr="00992301">
        <w:rPr>
          <w:rFonts w:ascii="Times New Roman" w:hAnsi="Times New Roman" w:cs="Times New Roman"/>
          <w:sz w:val="24"/>
          <w:szCs w:val="24"/>
        </w:rPr>
        <w:t xml:space="preserve"> as the plants are not grown in a traditional row system but clustered mounds. Ultimately, in the space constraints of a raised bed garden, the Three Sisters system is a more effective use of available land. Additionally, the </w:t>
      </w:r>
      <w:r w:rsidRPr="00992301">
        <w:rPr>
          <w:rFonts w:ascii="Times New Roman" w:hAnsi="Times New Roman" w:cs="Times New Roman"/>
          <w:sz w:val="24"/>
          <w:szCs w:val="24"/>
        </w:rPr>
        <w:lastRenderedPageBreak/>
        <w:t xml:space="preserve">mutualistic nature of plant guilds means that once a successful guild is established, manual </w:t>
      </w:r>
      <w:r w:rsidR="00D1125C">
        <w:rPr>
          <w:noProof/>
        </w:rPr>
        <w:drawing>
          <wp:anchor distT="0" distB="0" distL="114300" distR="114300" simplePos="0" relativeHeight="251658241" behindDoc="0" locked="0" layoutInCell="1" allowOverlap="1" wp14:anchorId="21A79A16" wp14:editId="40E24946">
            <wp:simplePos x="0" y="0"/>
            <wp:positionH relativeFrom="margin">
              <wp:align>center</wp:align>
            </wp:positionH>
            <wp:positionV relativeFrom="paragraph">
              <wp:posOffset>770890</wp:posOffset>
            </wp:positionV>
            <wp:extent cx="3981450" cy="2632075"/>
            <wp:effectExtent l="0" t="0" r="0" b="0"/>
            <wp:wrapTopAndBottom/>
            <wp:docPr id="14" name="Picture 14" descr="Understanding the Historic Wampanoag Three Sisters Garden, A Short Lesson  in Folklore and Planting — Garden City Harv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Historic Wampanoag Three Sisters Garden, A Short Lesson  in Folklore and Planting — Garden City Harve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14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25C">
        <w:rPr>
          <w:noProof/>
        </w:rPr>
        <mc:AlternateContent>
          <mc:Choice Requires="wps">
            <w:drawing>
              <wp:anchor distT="0" distB="182880" distL="114300" distR="114300" simplePos="0" relativeHeight="251658242" behindDoc="0" locked="0" layoutInCell="1" allowOverlap="1" wp14:anchorId="587948CF" wp14:editId="675671B3">
                <wp:simplePos x="0" y="0"/>
                <wp:positionH relativeFrom="page">
                  <wp:align>right</wp:align>
                </wp:positionH>
                <wp:positionV relativeFrom="paragraph">
                  <wp:posOffset>3343275</wp:posOffset>
                </wp:positionV>
                <wp:extent cx="6848856" cy="813816"/>
                <wp:effectExtent l="0" t="0" r="9525" b="5715"/>
                <wp:wrapTopAndBottom/>
                <wp:docPr id="16" name="Text Box 16"/>
                <wp:cNvGraphicFramePr/>
                <a:graphic xmlns:a="http://schemas.openxmlformats.org/drawingml/2006/main">
                  <a:graphicData uri="http://schemas.microsoft.com/office/word/2010/wordprocessingShape">
                    <wps:wsp>
                      <wps:cNvSpPr txBox="1"/>
                      <wps:spPr>
                        <a:xfrm>
                          <a:off x="0" y="0"/>
                          <a:ext cx="6848856" cy="813816"/>
                        </a:xfrm>
                        <a:prstGeom prst="rect">
                          <a:avLst/>
                        </a:prstGeom>
                        <a:solidFill>
                          <a:schemeClr val="lt1"/>
                        </a:solidFill>
                        <a:ln w="6350">
                          <a:noFill/>
                        </a:ln>
                      </wps:spPr>
                      <wps:txbx>
                        <w:txbxContent>
                          <w:p w14:paraId="4DCEE81E" w14:textId="77777777" w:rsidR="00D1125C" w:rsidRPr="00D1125C" w:rsidRDefault="00D1125C" w:rsidP="00D1125C">
                            <w:pPr>
                              <w:pStyle w:val="NormalWeb"/>
                            </w:pPr>
                            <w:r>
                              <w:t xml:space="preserve">Illustration of Wampanoag Three Sisters Garden from </w:t>
                            </w:r>
                            <w:r w:rsidRPr="00D1125C">
                              <w:t xml:space="preserve">Scherrer, Emy. “Understanding the Historic Wampanoag Three Sisters Garden.” </w:t>
                            </w:r>
                            <w:r w:rsidRPr="00D1125C">
                              <w:rPr>
                                <w:i/>
                                <w:iCs/>
                              </w:rPr>
                              <w:t>Garden City Harvest</w:t>
                            </w:r>
                            <w:r w:rsidRPr="00D1125C">
                              <w:t xml:space="preserve">, Garden City Harvest, https://www.gardencityharvest.org/the-real-dirt-garden-city-harvest-blog/2016/03/30/understanding-the-historic-wampanoag-three-sisters-garden-a-short-lesson-in-folklore-and-planting. </w:t>
                            </w:r>
                          </w:p>
                          <w:p w14:paraId="7BAFC426" w14:textId="15ABA1A4" w:rsidR="00D85683" w:rsidRPr="00D85683" w:rsidRDefault="00D85683" w:rsidP="00D1125C">
                            <w:pPr>
                              <w:spacing w:before="100" w:beforeAutospacing="1" w:after="100" w:afterAutospacing="1" w:line="240" w:lineRule="auto"/>
                              <w:rPr>
                                <w:rFonts w:ascii="Times New Roman" w:eastAsia="Times New Roman" w:hAnsi="Times New Roman" w:cs="Times New Roman"/>
                                <w:sz w:val="24"/>
                                <w:szCs w:val="24"/>
                              </w:rPr>
                            </w:pPr>
                            <w:r w:rsidRPr="00D85683">
                              <w:rPr>
                                <w:rFonts w:ascii="Times New Roman" w:eastAsia="Times New Roman" w:hAnsi="Times New Roman" w:cs="Times New Roman"/>
                                <w:sz w:val="24"/>
                                <w:szCs w:val="24"/>
                              </w:rPr>
                              <w:t xml:space="preserve"> </w:t>
                            </w:r>
                          </w:p>
                          <w:p w14:paraId="764B15BE" w14:textId="600F7244" w:rsidR="00CA50FF" w:rsidRDefault="00CA50FF" w:rsidP="00D112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7948CF" id="_x0000_t202" coordsize="21600,21600" o:spt="202" path="m,l,21600r21600,l21600,xe">
                <v:stroke joinstyle="miter"/>
                <v:path gradientshapeok="t" o:connecttype="rect"/>
              </v:shapetype>
              <v:shape id="Text Box 16" o:spid="_x0000_s1026" type="#_x0000_t202" style="position:absolute;left:0;text-align:left;margin-left:488.1pt;margin-top:263.25pt;width:539.3pt;height:64.1pt;z-index:251658242;visibility:visible;mso-wrap-style:square;mso-width-percent:0;mso-height-percent:0;mso-wrap-distance-left:9pt;mso-wrap-distance-top:0;mso-wrap-distance-right:9pt;mso-wrap-distance-bottom:14.4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" fillcolor="white [3201]" stroked="f" strokeweight=".5pt">
                <v:textbox>
                  <w:txbxContent>
                    <w:p w14:paraId="4DCEE81E" w14:textId="77777777" w:rsidR="00D1125C" w:rsidRPr="00D1125C" w:rsidRDefault="00D1125C" w:rsidP="00D1125C">
                      <w:pPr>
                        <w:pStyle w:val="NormalWeb"/>
                      </w:pPr>
                      <w:r>
                        <w:t xml:space="preserve">Illustration of Wampanoag Three Sisters Garden from </w:t>
                      </w:r>
                      <w:r w:rsidRPr="00D1125C">
                        <w:t xml:space="preserve">Scherrer, Emy. “Understanding the Historic Wampanoag Three Sisters Garden.” </w:t>
                      </w:r>
                      <w:r w:rsidRPr="00D1125C">
                        <w:rPr>
                          <w:i/>
                          <w:iCs/>
                        </w:rPr>
                        <w:t>Garden City Harvest</w:t>
                      </w:r>
                      <w:r w:rsidRPr="00D1125C">
                        <w:t xml:space="preserve">, Garden City Harvest, https://www.gardencityharvest.org/the-real-dirt-garden-city-harvest-blog/2016/03/30/understanding-the-historic-wampanoag-three-sisters-garden-a-short-lesson-in-folklore-and-planting. </w:t>
                      </w:r>
                    </w:p>
                    <w:p w14:paraId="7BAFC426" w14:textId="15ABA1A4" w:rsidR="00D85683" w:rsidRPr="00D85683" w:rsidRDefault="00D85683" w:rsidP="00D1125C">
                      <w:pPr>
                        <w:spacing w:before="100" w:beforeAutospacing="1" w:after="100" w:afterAutospacing="1" w:line="240" w:lineRule="auto"/>
                        <w:rPr>
                          <w:rFonts w:ascii="Times New Roman" w:eastAsia="Times New Roman" w:hAnsi="Times New Roman" w:cs="Times New Roman"/>
                          <w:sz w:val="24"/>
                          <w:szCs w:val="24"/>
                        </w:rPr>
                      </w:pPr>
                      <w:r w:rsidRPr="00D85683">
                        <w:rPr>
                          <w:rFonts w:ascii="Times New Roman" w:eastAsia="Times New Roman" w:hAnsi="Times New Roman" w:cs="Times New Roman"/>
                          <w:sz w:val="24"/>
                          <w:szCs w:val="24"/>
                        </w:rPr>
                        <w:t xml:space="preserve"> </w:t>
                      </w:r>
                    </w:p>
                    <w:p w14:paraId="764B15BE" w14:textId="600F7244" w:rsidR="00CA50FF" w:rsidRDefault="00CA50FF" w:rsidP="00D1125C"/>
                  </w:txbxContent>
                </v:textbox>
                <w10:wrap type="topAndBottom" anchorx="page"/>
              </v:shape>
            </w:pict>
          </mc:Fallback>
        </mc:AlternateContent>
      </w:r>
      <w:r w:rsidRPr="00992301">
        <w:rPr>
          <w:rFonts w:ascii="Times New Roman" w:hAnsi="Times New Roman" w:cs="Times New Roman"/>
          <w:sz w:val="24"/>
          <w:szCs w:val="24"/>
        </w:rPr>
        <w:t>maintenance of the crops is less necessary.</w:t>
      </w:r>
    </w:p>
    <w:p w14:paraId="2707A8A0" w14:textId="47013E5E" w:rsidR="00582E83" w:rsidRPr="00992301" w:rsidRDefault="00935EC9" w:rsidP="00CA50FF">
      <w:pPr>
        <w:spacing w:line="480" w:lineRule="auto"/>
        <w:ind w:firstLine="720"/>
        <w:rPr>
          <w:rFonts w:ascii="Times New Roman" w:hAnsi="Times New Roman" w:cs="Times New Roman"/>
          <w:sz w:val="24"/>
          <w:szCs w:val="24"/>
        </w:rPr>
      </w:pPr>
      <w:r w:rsidRPr="00935EC9">
        <w:rPr>
          <w:rFonts w:ascii="Times New Roman" w:hAnsi="Times New Roman" w:cs="Times New Roman"/>
          <w:sz w:val="24"/>
          <w:szCs w:val="24"/>
        </w:rPr>
        <w:t xml:space="preserve">Planting Three Sisters: All three plants are warm-season plants that should be planted in the spring after the </w:t>
      </w:r>
      <w:r w:rsidR="001F0BC9" w:rsidRPr="001F0BC9">
        <w:rPr>
          <w:rFonts w:ascii="Times New Roman" w:hAnsi="Times New Roman" w:cs="Times New Roman"/>
          <w:sz w:val="24"/>
          <w:szCs w:val="24"/>
        </w:rPr>
        <w:t xml:space="preserve">season’s </w:t>
      </w:r>
      <w:r w:rsidRPr="00935EC9">
        <w:rPr>
          <w:rFonts w:ascii="Times New Roman" w:hAnsi="Times New Roman" w:cs="Times New Roman"/>
          <w:sz w:val="24"/>
          <w:szCs w:val="24"/>
        </w:rPr>
        <w:t xml:space="preserve">last frost. Form low hills spaced three to four feet apart and </w:t>
      </w:r>
      <w:r w:rsidR="001F0BC9" w:rsidRPr="001F0BC9">
        <w:rPr>
          <w:rFonts w:ascii="Times New Roman" w:hAnsi="Times New Roman" w:cs="Times New Roman"/>
          <w:sz w:val="24"/>
          <w:szCs w:val="24"/>
        </w:rPr>
        <w:t>planted</w:t>
      </w:r>
      <w:r w:rsidRPr="00935EC9">
        <w:rPr>
          <w:rFonts w:ascii="Times New Roman" w:hAnsi="Times New Roman" w:cs="Times New Roman"/>
          <w:sz w:val="24"/>
          <w:szCs w:val="24"/>
        </w:rPr>
        <w:t xml:space="preserve"> five to seven corn seeds at a depth of 1 to 1</w:t>
      </w:r>
      <w:r w:rsidR="001F0BC9" w:rsidRPr="001F0BC9">
        <w:rPr>
          <w:rFonts w:ascii="Times New Roman" w:hAnsi="Times New Roman" w:cs="Times New Roman"/>
          <w:sz w:val="24"/>
          <w:szCs w:val="24"/>
        </w:rPr>
        <w:t>.5</w:t>
      </w:r>
      <w:r w:rsidRPr="00935EC9">
        <w:rPr>
          <w:rFonts w:ascii="Times New Roman" w:hAnsi="Times New Roman" w:cs="Times New Roman"/>
          <w:sz w:val="24"/>
          <w:szCs w:val="24"/>
        </w:rPr>
        <w:t xml:space="preserve"> inches. When the corn plants are about six inches high, plant four </w:t>
      </w:r>
      <w:r w:rsidR="001F0BC9" w:rsidRPr="001F0BC9">
        <w:rPr>
          <w:rFonts w:ascii="Times New Roman" w:hAnsi="Times New Roman" w:cs="Times New Roman"/>
          <w:sz w:val="24"/>
          <w:szCs w:val="24"/>
        </w:rPr>
        <w:t>to</w:t>
      </w:r>
      <w:r w:rsidRPr="00935EC9">
        <w:rPr>
          <w:rFonts w:ascii="Times New Roman" w:hAnsi="Times New Roman" w:cs="Times New Roman"/>
          <w:sz w:val="24"/>
          <w:szCs w:val="24"/>
        </w:rPr>
        <w:t xml:space="preserve"> five pole bean seeds around the corn plants in every hill. Squash grows vines, so it is </w:t>
      </w:r>
      <w:r w:rsidR="001F0BC9" w:rsidRPr="001F0BC9">
        <w:rPr>
          <w:rFonts w:ascii="Times New Roman" w:hAnsi="Times New Roman" w:cs="Times New Roman"/>
          <w:sz w:val="24"/>
          <w:szCs w:val="24"/>
        </w:rPr>
        <w:t>essential</w:t>
      </w:r>
      <w:r w:rsidRPr="00935EC9">
        <w:rPr>
          <w:rFonts w:ascii="Times New Roman" w:hAnsi="Times New Roman" w:cs="Times New Roman"/>
          <w:sz w:val="24"/>
          <w:szCs w:val="24"/>
        </w:rPr>
        <w:t xml:space="preserve"> to balance the squash in each hill to prevent the garden from becoming overwhelmed with vine growth. Plant squash seeds around the perimeter of a few hills, depending on how many hills are in each planting bed. Pumpkins can be used in place of squash, with the same rules applied. In the first year, the planting site will need to be fertilized, as the nitrogen from the beans will not be available until after the first harvest—once the bean roots have started to break down. Water the plants once a week. Corn is ready to harvest three weeks </w:t>
      </w:r>
      <w:r w:rsidRPr="00935EC9">
        <w:rPr>
          <w:rFonts w:ascii="Times New Roman" w:hAnsi="Times New Roman" w:cs="Times New Roman"/>
          <w:sz w:val="24"/>
          <w:szCs w:val="24"/>
        </w:rPr>
        <w:lastRenderedPageBreak/>
        <w:t>after the tassel grows on the top of the plant. Squash is ready when fruit and seeds are small. Beans are ready one to two weeks after flowering when the pods are firm and smooth.</w:t>
      </w:r>
    </w:p>
    <w:p w14:paraId="75FA528A" w14:textId="17D54862" w:rsidR="00E5581C" w:rsidRPr="0021737D" w:rsidRDefault="00E5581C" w:rsidP="00877791">
      <w:pPr>
        <w:spacing w:line="480" w:lineRule="auto"/>
        <w:ind w:firstLine="720"/>
        <w:rPr>
          <w:rFonts w:ascii="Times New Roman" w:hAnsi="Times New Roman" w:cs="Times New Roman"/>
          <w:sz w:val="24"/>
          <w:szCs w:val="24"/>
        </w:rPr>
      </w:pPr>
      <w:r w:rsidRPr="0021737D">
        <w:rPr>
          <w:rFonts w:ascii="Times New Roman" w:hAnsi="Times New Roman" w:cs="Times New Roman"/>
          <w:sz w:val="24"/>
          <w:szCs w:val="24"/>
        </w:rPr>
        <w:t xml:space="preserve">Okra is another good option for summer. It takes up less space than other plants, thrives in the North Texas climate, is fairly disease resistant, and can be prepared and served in </w:t>
      </w:r>
      <w:r w:rsidR="00081C08" w:rsidRPr="00081C08">
        <w:rPr>
          <w:rFonts w:ascii="Times New Roman" w:hAnsi="Times New Roman" w:cs="Times New Roman"/>
          <w:sz w:val="24"/>
          <w:szCs w:val="24"/>
        </w:rPr>
        <w:t>various</w:t>
      </w:r>
      <w:r w:rsidRPr="0021737D">
        <w:rPr>
          <w:rFonts w:ascii="Times New Roman" w:hAnsi="Times New Roman" w:cs="Times New Roman"/>
          <w:sz w:val="24"/>
          <w:szCs w:val="24"/>
        </w:rPr>
        <w:t xml:space="preserve"> ways. </w:t>
      </w:r>
      <w:r>
        <w:rPr>
          <w:rFonts w:ascii="Times New Roman" w:hAnsi="Times New Roman" w:cs="Times New Roman"/>
          <w:sz w:val="24"/>
          <w:szCs w:val="24"/>
        </w:rPr>
        <w:t xml:space="preserve">Okra should be planted in spring, 2 to 3 weeks after the </w:t>
      </w:r>
      <w:r w:rsidR="00081C08" w:rsidRPr="00081C08">
        <w:rPr>
          <w:rFonts w:ascii="Times New Roman" w:hAnsi="Times New Roman" w:cs="Times New Roman"/>
          <w:sz w:val="24"/>
          <w:szCs w:val="24"/>
        </w:rPr>
        <w:t xml:space="preserve">season’s </w:t>
      </w:r>
      <w:r>
        <w:rPr>
          <w:rFonts w:ascii="Times New Roman" w:hAnsi="Times New Roman" w:cs="Times New Roman"/>
          <w:sz w:val="24"/>
          <w:szCs w:val="24"/>
        </w:rPr>
        <w:t>last frost</w:t>
      </w:r>
      <w:r w:rsidR="00081C08" w:rsidRPr="00081C08">
        <w:rPr>
          <w:rFonts w:ascii="Times New Roman" w:hAnsi="Times New Roman" w:cs="Times New Roman"/>
          <w:sz w:val="24"/>
          <w:szCs w:val="24"/>
        </w:rPr>
        <w:t>.</w:t>
      </w:r>
      <w:r>
        <w:rPr>
          <w:rFonts w:ascii="Times New Roman" w:hAnsi="Times New Roman" w:cs="Times New Roman"/>
          <w:sz w:val="24"/>
          <w:szCs w:val="24"/>
        </w:rPr>
        <w:t xml:space="preserve"> Plant seeds 1 inch deep and 2 inches apart, in rows spaced 3 feet apart. When the plants are up, thin them out to 1 foot apart. Okra thrives in </w:t>
      </w:r>
      <w:r w:rsidR="005A4958">
        <w:rPr>
          <w:rFonts w:ascii="Times New Roman" w:hAnsi="Times New Roman" w:cs="Times New Roman"/>
          <w:sz w:val="24"/>
          <w:szCs w:val="24"/>
        </w:rPr>
        <w:t>80-to-90-degree</w:t>
      </w:r>
      <w:r>
        <w:rPr>
          <w:rFonts w:ascii="Times New Roman" w:hAnsi="Times New Roman" w:cs="Times New Roman"/>
          <w:sz w:val="24"/>
          <w:szCs w:val="24"/>
        </w:rPr>
        <w:t xml:space="preserve"> weather, either dry or humid</w:t>
      </w:r>
      <w:r w:rsidR="160B2E3B" w:rsidRPr="652A9181">
        <w:rPr>
          <w:rFonts w:ascii="Times New Roman" w:hAnsi="Times New Roman" w:cs="Times New Roman"/>
          <w:sz w:val="24"/>
          <w:szCs w:val="24"/>
        </w:rPr>
        <w:t>,</w:t>
      </w:r>
      <w:r>
        <w:rPr>
          <w:rFonts w:ascii="Times New Roman" w:hAnsi="Times New Roman" w:cs="Times New Roman"/>
          <w:sz w:val="24"/>
          <w:szCs w:val="24"/>
        </w:rPr>
        <w:t xml:space="preserve"> perfect for early summer in North Texas. Water the plants every 7 to 10 days. The plants will produce large flowers about </w:t>
      </w:r>
      <w:r w:rsidR="00081C08" w:rsidRPr="00081C08">
        <w:rPr>
          <w:rFonts w:ascii="Times New Roman" w:hAnsi="Times New Roman" w:cs="Times New Roman"/>
          <w:sz w:val="24"/>
          <w:szCs w:val="24"/>
        </w:rPr>
        <w:t>two</w:t>
      </w:r>
      <w:r>
        <w:rPr>
          <w:rFonts w:ascii="Times New Roman" w:hAnsi="Times New Roman" w:cs="Times New Roman"/>
          <w:sz w:val="24"/>
          <w:szCs w:val="24"/>
        </w:rPr>
        <w:t xml:space="preserve"> months after planting, </w:t>
      </w:r>
      <w:r w:rsidR="00081C08" w:rsidRPr="00081C08">
        <w:rPr>
          <w:rFonts w:ascii="Times New Roman" w:hAnsi="Times New Roman" w:cs="Times New Roman"/>
          <w:sz w:val="24"/>
          <w:szCs w:val="24"/>
        </w:rPr>
        <w:t xml:space="preserve">and </w:t>
      </w:r>
      <w:r>
        <w:rPr>
          <w:rFonts w:ascii="Times New Roman" w:hAnsi="Times New Roman" w:cs="Times New Roman"/>
          <w:sz w:val="24"/>
          <w:szCs w:val="24"/>
        </w:rPr>
        <w:t xml:space="preserve">then the pods will be ready to harvest 3 to 4 days later. Continue harvesting every 1 to 2 days as long as the plant </w:t>
      </w:r>
      <w:r w:rsidR="00081C08" w:rsidRPr="00081C08">
        <w:rPr>
          <w:rFonts w:ascii="Times New Roman" w:hAnsi="Times New Roman" w:cs="Times New Roman"/>
          <w:sz w:val="24"/>
          <w:szCs w:val="24"/>
        </w:rPr>
        <w:t>produces pods.</w:t>
      </w:r>
      <w:r>
        <w:rPr>
          <w:rFonts w:ascii="Times New Roman" w:hAnsi="Times New Roman" w:cs="Times New Roman"/>
          <w:sz w:val="24"/>
          <w:szCs w:val="24"/>
        </w:rPr>
        <w:t xml:space="preserve"> Okra can be stored in the refrigerator for 3 to 5 days, then dried and cured.</w:t>
      </w:r>
    </w:p>
    <w:p w14:paraId="30B55B22" w14:textId="6ED057D4" w:rsidR="006B4891" w:rsidRPr="000B6CB0" w:rsidRDefault="3E732A08" w:rsidP="00877791">
      <w:pPr>
        <w:spacing w:line="480" w:lineRule="auto"/>
        <w:rPr>
          <w:rFonts w:ascii="Times New Roman" w:eastAsia="Times New Roman" w:hAnsi="Times New Roman" w:cs="Times New Roman"/>
          <w:sz w:val="24"/>
          <w:szCs w:val="24"/>
          <w:u w:val="single"/>
        </w:rPr>
      </w:pPr>
      <w:r w:rsidRPr="000B6CB0">
        <w:rPr>
          <w:rFonts w:ascii="Times New Roman" w:eastAsia="Times New Roman" w:hAnsi="Times New Roman" w:cs="Times New Roman"/>
          <w:sz w:val="24"/>
          <w:szCs w:val="24"/>
          <w:u w:val="single"/>
        </w:rPr>
        <w:t>Fall:</w:t>
      </w:r>
    </w:p>
    <w:p w14:paraId="3229277B" w14:textId="11AB9188" w:rsidR="18B6567A" w:rsidRDefault="18B6567A" w:rsidP="30D2E4F0">
      <w:pPr>
        <w:spacing w:line="480" w:lineRule="auto"/>
        <w:ind w:firstLine="720"/>
      </w:pPr>
      <w:r w:rsidRPr="3B4E2CB5">
        <w:rPr>
          <w:rFonts w:ascii="Times New Roman" w:eastAsia="Times New Roman" w:hAnsi="Times New Roman" w:cs="Times New Roman"/>
          <w:color w:val="000000" w:themeColor="text1"/>
          <w:sz w:val="24"/>
          <w:szCs w:val="24"/>
        </w:rPr>
        <w:t xml:space="preserve">When it comes to garden planting in Texas, it is important to consider the Hardiness zone and Texas Gardening zone we are in. The University of Texas at Arlington is currently in the Texas Gardening Zone three, also known as Hardiness zone eight (average soil temperature 10-20 degrees </w:t>
      </w:r>
      <w:r w:rsidR="01776DD1" w:rsidRPr="2F650037">
        <w:rPr>
          <w:rFonts w:ascii="Times New Roman" w:eastAsia="Times New Roman" w:hAnsi="Times New Roman" w:cs="Times New Roman"/>
          <w:color w:val="000000" w:themeColor="text1"/>
          <w:sz w:val="24"/>
          <w:szCs w:val="24"/>
        </w:rPr>
        <w:t>Fahrenheit</w:t>
      </w:r>
      <w:r w:rsidRPr="3B4E2CB5">
        <w:rPr>
          <w:rFonts w:ascii="Times New Roman" w:eastAsia="Times New Roman" w:hAnsi="Times New Roman" w:cs="Times New Roman"/>
          <w:color w:val="000000" w:themeColor="text1"/>
          <w:sz w:val="24"/>
          <w:szCs w:val="24"/>
        </w:rPr>
        <w:t xml:space="preserve">). </w:t>
      </w:r>
    </w:p>
    <w:p w14:paraId="6C3C153A" w14:textId="77A4D95F" w:rsidR="18B6567A" w:rsidRDefault="18B6567A" w:rsidP="788F0BAB">
      <w:pPr>
        <w:spacing w:line="480" w:lineRule="auto"/>
        <w:ind w:firstLine="720"/>
        <w:rPr>
          <w:rFonts w:ascii="Times New Roman" w:eastAsia="Times New Roman" w:hAnsi="Times New Roman" w:cs="Times New Roman"/>
          <w:color w:val="000000" w:themeColor="text1"/>
          <w:sz w:val="24"/>
          <w:szCs w:val="24"/>
        </w:rPr>
      </w:pPr>
      <w:r w:rsidRPr="3B4E2CB5">
        <w:rPr>
          <w:rFonts w:ascii="Times New Roman" w:eastAsia="Times New Roman" w:hAnsi="Times New Roman" w:cs="Times New Roman"/>
          <w:color w:val="000000" w:themeColor="text1"/>
          <w:sz w:val="24"/>
          <w:szCs w:val="24"/>
        </w:rPr>
        <w:t>Before considering which fall season crops to plant in the gardens of the University of Texas, it will be important to make sure the soil is ready for the fall</w:t>
      </w:r>
      <w:r w:rsidR="081FC09B" w:rsidRPr="7ADB6E78">
        <w:rPr>
          <w:rFonts w:ascii="Times New Roman" w:eastAsia="Times New Roman" w:hAnsi="Times New Roman" w:cs="Times New Roman"/>
          <w:color w:val="000000" w:themeColor="text1"/>
          <w:sz w:val="24"/>
          <w:szCs w:val="24"/>
        </w:rPr>
        <w:t>-</w:t>
      </w:r>
      <w:r w:rsidRPr="3B4E2CB5">
        <w:rPr>
          <w:rFonts w:ascii="Times New Roman" w:eastAsia="Times New Roman" w:hAnsi="Times New Roman" w:cs="Times New Roman"/>
          <w:color w:val="000000" w:themeColor="text1"/>
          <w:sz w:val="24"/>
          <w:szCs w:val="24"/>
        </w:rPr>
        <w:t>specific plants in the gardens. The plant residue from the spring season soil should not be used in the compost to grow the fall plants. This is to prevent any plant disease and insects that would harm the incoming plants. Furthermore, when it comes to planting for the fall season</w:t>
      </w:r>
      <w:r w:rsidR="1DB18419" w:rsidRPr="79019794">
        <w:rPr>
          <w:rFonts w:ascii="Times New Roman" w:eastAsia="Times New Roman" w:hAnsi="Times New Roman" w:cs="Times New Roman"/>
          <w:color w:val="000000" w:themeColor="text1"/>
          <w:sz w:val="24"/>
          <w:szCs w:val="24"/>
        </w:rPr>
        <w:t>,</w:t>
      </w:r>
      <w:r w:rsidRPr="3B4E2CB5">
        <w:rPr>
          <w:rFonts w:ascii="Times New Roman" w:eastAsia="Times New Roman" w:hAnsi="Times New Roman" w:cs="Times New Roman"/>
          <w:color w:val="000000" w:themeColor="text1"/>
          <w:sz w:val="24"/>
          <w:szCs w:val="24"/>
        </w:rPr>
        <w:t xml:space="preserve"> in particular, it is important to start the crop by transplanting, rather than the seed. </w:t>
      </w:r>
      <w:r w:rsidR="63606F8A" w:rsidRPr="5906EBA1">
        <w:rPr>
          <w:rFonts w:ascii="Times New Roman" w:eastAsia="Times New Roman" w:hAnsi="Times New Roman" w:cs="Times New Roman"/>
          <w:color w:val="000000" w:themeColor="text1"/>
          <w:sz w:val="24"/>
          <w:szCs w:val="24"/>
        </w:rPr>
        <w:t xml:space="preserve">In order to have a successful crop during the </w:t>
      </w:r>
      <w:r w:rsidR="63606F8A" w:rsidRPr="5906EBA1">
        <w:rPr>
          <w:rFonts w:ascii="Times New Roman" w:eastAsia="Times New Roman" w:hAnsi="Times New Roman" w:cs="Times New Roman"/>
          <w:color w:val="000000" w:themeColor="text1"/>
          <w:sz w:val="24"/>
          <w:szCs w:val="24"/>
        </w:rPr>
        <w:lastRenderedPageBreak/>
        <w:t xml:space="preserve">fall season it is necessary to prepare in advance during the summer season. Transplants, rather than plain seed, is best recommended to be used for healthier plant outcome. </w:t>
      </w:r>
      <w:r w:rsidRPr="3B4E2CB5">
        <w:rPr>
          <w:rFonts w:ascii="Times New Roman" w:eastAsia="Times New Roman" w:hAnsi="Times New Roman" w:cs="Times New Roman"/>
          <w:color w:val="000000" w:themeColor="text1"/>
          <w:sz w:val="24"/>
          <w:szCs w:val="24"/>
        </w:rPr>
        <w:t xml:space="preserve">More specifically, transplants should always be used for tomatoes and peppers. </w:t>
      </w:r>
      <w:r w:rsidR="3FC12B0D" w:rsidRPr="17AE68EB">
        <w:rPr>
          <w:rFonts w:ascii="Times New Roman" w:eastAsia="Times New Roman" w:hAnsi="Times New Roman" w:cs="Times New Roman"/>
          <w:color w:val="000000" w:themeColor="text1"/>
          <w:sz w:val="24"/>
          <w:szCs w:val="24"/>
        </w:rPr>
        <w:t xml:space="preserve">The key to success in fall planting and </w:t>
      </w:r>
      <w:r w:rsidR="3FC12B0D" w:rsidRPr="14951A8A">
        <w:rPr>
          <w:rFonts w:ascii="Times New Roman" w:eastAsia="Times New Roman" w:hAnsi="Times New Roman" w:cs="Times New Roman"/>
          <w:color w:val="000000" w:themeColor="text1"/>
          <w:sz w:val="24"/>
          <w:szCs w:val="24"/>
        </w:rPr>
        <w:t xml:space="preserve">gardening is </w:t>
      </w:r>
      <w:r w:rsidR="3FC12B0D" w:rsidRPr="2C4A82E6">
        <w:rPr>
          <w:rFonts w:ascii="Times New Roman" w:eastAsia="Times New Roman" w:hAnsi="Times New Roman" w:cs="Times New Roman"/>
          <w:color w:val="000000" w:themeColor="text1"/>
          <w:sz w:val="24"/>
          <w:szCs w:val="24"/>
        </w:rPr>
        <w:t xml:space="preserve">harvesting the </w:t>
      </w:r>
      <w:r w:rsidR="3FC12B0D" w:rsidRPr="4EC62C3C">
        <w:rPr>
          <w:rFonts w:ascii="Times New Roman" w:eastAsia="Times New Roman" w:hAnsi="Times New Roman" w:cs="Times New Roman"/>
          <w:color w:val="000000" w:themeColor="text1"/>
          <w:sz w:val="24"/>
          <w:szCs w:val="24"/>
        </w:rPr>
        <w:t>produc</w:t>
      </w:r>
      <w:r w:rsidR="476892E3" w:rsidRPr="4EC62C3C">
        <w:rPr>
          <w:rFonts w:ascii="Times New Roman" w:eastAsia="Times New Roman" w:hAnsi="Times New Roman" w:cs="Times New Roman"/>
          <w:color w:val="000000" w:themeColor="text1"/>
          <w:sz w:val="24"/>
          <w:szCs w:val="24"/>
        </w:rPr>
        <w:t>t</w:t>
      </w:r>
      <w:r w:rsidR="3FC12B0D" w:rsidRPr="01D23FFB">
        <w:rPr>
          <w:rFonts w:ascii="Times New Roman" w:eastAsia="Times New Roman" w:hAnsi="Times New Roman" w:cs="Times New Roman"/>
          <w:color w:val="000000" w:themeColor="text1"/>
          <w:sz w:val="24"/>
          <w:szCs w:val="24"/>
        </w:rPr>
        <w:t xml:space="preserve"> </w:t>
      </w:r>
      <w:r w:rsidR="052D4AAC" w:rsidRPr="3BAB6512">
        <w:rPr>
          <w:rFonts w:ascii="Times New Roman" w:eastAsia="Times New Roman" w:hAnsi="Times New Roman" w:cs="Times New Roman"/>
          <w:color w:val="000000" w:themeColor="text1"/>
          <w:sz w:val="24"/>
          <w:szCs w:val="24"/>
        </w:rPr>
        <w:t xml:space="preserve">according to </w:t>
      </w:r>
      <w:r w:rsidR="052D4AAC" w:rsidRPr="0030C34E">
        <w:rPr>
          <w:rFonts w:ascii="Times New Roman" w:eastAsia="Times New Roman" w:hAnsi="Times New Roman" w:cs="Times New Roman"/>
          <w:color w:val="000000" w:themeColor="text1"/>
          <w:sz w:val="24"/>
          <w:szCs w:val="24"/>
        </w:rPr>
        <w:t xml:space="preserve">the correct season and </w:t>
      </w:r>
      <w:r w:rsidR="052D4AAC" w:rsidRPr="19DDBD77">
        <w:rPr>
          <w:rFonts w:ascii="Times New Roman" w:eastAsia="Times New Roman" w:hAnsi="Times New Roman" w:cs="Times New Roman"/>
          <w:color w:val="000000" w:themeColor="text1"/>
          <w:sz w:val="24"/>
          <w:szCs w:val="24"/>
        </w:rPr>
        <w:t xml:space="preserve">type of </w:t>
      </w:r>
      <w:r w:rsidR="052D4AAC" w:rsidRPr="0CBCA160">
        <w:rPr>
          <w:rFonts w:ascii="Times New Roman" w:eastAsia="Times New Roman" w:hAnsi="Times New Roman" w:cs="Times New Roman"/>
          <w:color w:val="000000" w:themeColor="text1"/>
          <w:sz w:val="24"/>
          <w:szCs w:val="24"/>
        </w:rPr>
        <w:t xml:space="preserve">plant. </w:t>
      </w:r>
    </w:p>
    <w:p w14:paraId="2D3234DD" w14:textId="2F881E51" w:rsidR="18B6567A" w:rsidRDefault="18B6567A" w:rsidP="788F0BAB">
      <w:pPr>
        <w:spacing w:line="480" w:lineRule="auto"/>
        <w:ind w:firstLine="720"/>
        <w:rPr>
          <w:rFonts w:ascii="Times New Roman" w:eastAsia="Times New Roman" w:hAnsi="Times New Roman" w:cs="Times New Roman"/>
          <w:color w:val="000000" w:themeColor="text1"/>
          <w:sz w:val="24"/>
          <w:szCs w:val="24"/>
        </w:rPr>
      </w:pPr>
      <w:r w:rsidRPr="3B4E2CB5">
        <w:rPr>
          <w:rFonts w:ascii="Times New Roman" w:eastAsia="Times New Roman" w:hAnsi="Times New Roman" w:cs="Times New Roman"/>
          <w:color w:val="000000" w:themeColor="text1"/>
          <w:sz w:val="24"/>
          <w:szCs w:val="24"/>
        </w:rPr>
        <w:t xml:space="preserve"> There are many plants that thrive during the fall season. One subset of plants that are successful during the fall season are herbs. Herbs are versatile, they can be annuals (live for only one season) and perennials (grow back from root seasons every year). </w:t>
      </w:r>
      <w:r w:rsidR="5DD56496" w:rsidRPr="10C325F4">
        <w:rPr>
          <w:rFonts w:ascii="Times New Roman" w:eastAsia="Times New Roman" w:hAnsi="Times New Roman" w:cs="Times New Roman"/>
          <w:color w:val="000000" w:themeColor="text1"/>
          <w:sz w:val="24"/>
          <w:szCs w:val="24"/>
        </w:rPr>
        <w:t xml:space="preserve">Overall, herbs would be taken care of in the same </w:t>
      </w:r>
      <w:r w:rsidR="5DD56496" w:rsidRPr="0B8D9A71">
        <w:rPr>
          <w:rFonts w:ascii="Times New Roman" w:eastAsia="Times New Roman" w:hAnsi="Times New Roman" w:cs="Times New Roman"/>
          <w:color w:val="000000" w:themeColor="text1"/>
          <w:sz w:val="24"/>
          <w:szCs w:val="24"/>
        </w:rPr>
        <w:t xml:space="preserve">way </w:t>
      </w:r>
      <w:r w:rsidR="6C0C55A2" w:rsidRPr="35A2BB13">
        <w:rPr>
          <w:rFonts w:ascii="Times New Roman" w:eastAsia="Times New Roman" w:hAnsi="Times New Roman" w:cs="Times New Roman"/>
          <w:color w:val="000000" w:themeColor="text1"/>
          <w:sz w:val="24"/>
          <w:szCs w:val="24"/>
        </w:rPr>
        <w:t>vegetabl</w:t>
      </w:r>
      <w:r w:rsidR="5DD56496" w:rsidRPr="35A2BB13">
        <w:rPr>
          <w:rFonts w:ascii="Times New Roman" w:eastAsia="Times New Roman" w:hAnsi="Times New Roman" w:cs="Times New Roman"/>
          <w:color w:val="000000" w:themeColor="text1"/>
          <w:sz w:val="24"/>
          <w:szCs w:val="24"/>
        </w:rPr>
        <w:t>e</w:t>
      </w:r>
      <w:r w:rsidR="5E7F0696" w:rsidRPr="35A2BB13">
        <w:rPr>
          <w:rFonts w:ascii="Times New Roman" w:eastAsia="Times New Roman" w:hAnsi="Times New Roman" w:cs="Times New Roman"/>
          <w:color w:val="000000" w:themeColor="text1"/>
          <w:sz w:val="24"/>
          <w:szCs w:val="24"/>
        </w:rPr>
        <w:t>s</w:t>
      </w:r>
      <w:r w:rsidR="5DD56496" w:rsidRPr="30641EE4">
        <w:rPr>
          <w:rFonts w:ascii="Times New Roman" w:eastAsia="Times New Roman" w:hAnsi="Times New Roman" w:cs="Times New Roman"/>
          <w:color w:val="000000" w:themeColor="text1"/>
          <w:sz w:val="24"/>
          <w:szCs w:val="24"/>
        </w:rPr>
        <w:t xml:space="preserve"> </w:t>
      </w:r>
      <w:r w:rsidR="58F4AA13" w:rsidRPr="2D1ED156">
        <w:rPr>
          <w:rFonts w:ascii="Times New Roman" w:eastAsia="Times New Roman" w:hAnsi="Times New Roman" w:cs="Times New Roman"/>
          <w:color w:val="000000" w:themeColor="text1"/>
          <w:sz w:val="24"/>
          <w:szCs w:val="24"/>
        </w:rPr>
        <w:t xml:space="preserve">or </w:t>
      </w:r>
      <w:r w:rsidR="58F4AA13" w:rsidRPr="6B98C91D">
        <w:rPr>
          <w:rFonts w:ascii="Times New Roman" w:eastAsia="Times New Roman" w:hAnsi="Times New Roman" w:cs="Times New Roman"/>
          <w:color w:val="000000" w:themeColor="text1"/>
          <w:sz w:val="24"/>
          <w:szCs w:val="24"/>
        </w:rPr>
        <w:t>flower</w:t>
      </w:r>
      <w:r w:rsidR="15321ED7" w:rsidRPr="6B98C91D">
        <w:rPr>
          <w:rFonts w:ascii="Times New Roman" w:eastAsia="Times New Roman" w:hAnsi="Times New Roman" w:cs="Times New Roman"/>
          <w:color w:val="000000" w:themeColor="text1"/>
          <w:sz w:val="24"/>
          <w:szCs w:val="24"/>
        </w:rPr>
        <w:t>s</w:t>
      </w:r>
      <w:r w:rsidR="58F4AA13" w:rsidRPr="47240BF3">
        <w:rPr>
          <w:rFonts w:ascii="Times New Roman" w:eastAsia="Times New Roman" w:hAnsi="Times New Roman" w:cs="Times New Roman"/>
          <w:color w:val="000000" w:themeColor="text1"/>
          <w:sz w:val="24"/>
          <w:szCs w:val="24"/>
        </w:rPr>
        <w:t xml:space="preserve"> </w:t>
      </w:r>
      <w:r w:rsidR="5DD56496" w:rsidRPr="47240BF3">
        <w:rPr>
          <w:rFonts w:ascii="Times New Roman" w:eastAsia="Times New Roman" w:hAnsi="Times New Roman" w:cs="Times New Roman"/>
          <w:color w:val="000000" w:themeColor="text1"/>
          <w:sz w:val="24"/>
          <w:szCs w:val="24"/>
        </w:rPr>
        <w:t>for</w:t>
      </w:r>
      <w:r w:rsidR="5DD56496" w:rsidRPr="30641EE4">
        <w:rPr>
          <w:rFonts w:ascii="Times New Roman" w:eastAsia="Times New Roman" w:hAnsi="Times New Roman" w:cs="Times New Roman"/>
          <w:color w:val="000000" w:themeColor="text1"/>
          <w:sz w:val="24"/>
          <w:szCs w:val="24"/>
        </w:rPr>
        <w:t xml:space="preserve"> the fall season </w:t>
      </w:r>
      <w:r w:rsidR="5DD56496" w:rsidRPr="69BFF2D5">
        <w:rPr>
          <w:rFonts w:ascii="Times New Roman" w:eastAsia="Times New Roman" w:hAnsi="Times New Roman" w:cs="Times New Roman"/>
          <w:color w:val="000000" w:themeColor="text1"/>
          <w:sz w:val="24"/>
          <w:szCs w:val="24"/>
        </w:rPr>
        <w:t xml:space="preserve">would be taken care of. </w:t>
      </w:r>
      <w:r w:rsidRPr="69BFF2D5">
        <w:rPr>
          <w:rFonts w:ascii="Times New Roman" w:eastAsia="Times New Roman" w:hAnsi="Times New Roman" w:cs="Times New Roman"/>
          <w:color w:val="000000" w:themeColor="text1"/>
          <w:sz w:val="24"/>
          <w:szCs w:val="24"/>
        </w:rPr>
        <w:t>A</w:t>
      </w:r>
      <w:r w:rsidRPr="3B4E2CB5">
        <w:rPr>
          <w:rFonts w:ascii="Times New Roman" w:eastAsia="Times New Roman" w:hAnsi="Times New Roman" w:cs="Times New Roman"/>
          <w:color w:val="000000" w:themeColor="text1"/>
          <w:sz w:val="24"/>
          <w:szCs w:val="24"/>
        </w:rPr>
        <w:t xml:space="preserve"> few potential herbs that would thrive in the Arlington area during the fall season are Basil, Catnip, Rosemary, Mints, and Sage. </w:t>
      </w:r>
      <w:r w:rsidR="7BDAB355" w:rsidRPr="044D4911">
        <w:rPr>
          <w:rFonts w:ascii="Times New Roman" w:eastAsia="Times New Roman" w:hAnsi="Times New Roman" w:cs="Times New Roman"/>
          <w:color w:val="000000" w:themeColor="text1"/>
          <w:sz w:val="24"/>
          <w:szCs w:val="24"/>
        </w:rPr>
        <w:t xml:space="preserve">Some herbs can be grown straight from the seed in the garden or can be grown indoors </w:t>
      </w:r>
      <w:r w:rsidR="00055963" w:rsidRPr="044D4911">
        <w:rPr>
          <w:rFonts w:ascii="Times New Roman" w:eastAsia="Times New Roman" w:hAnsi="Times New Roman" w:cs="Times New Roman"/>
          <w:color w:val="000000" w:themeColor="text1"/>
          <w:sz w:val="24"/>
          <w:szCs w:val="24"/>
        </w:rPr>
        <w:t>then be</w:t>
      </w:r>
      <w:r w:rsidR="7BDAB355" w:rsidRPr="044D4911">
        <w:rPr>
          <w:rFonts w:ascii="Times New Roman" w:eastAsia="Times New Roman" w:hAnsi="Times New Roman" w:cs="Times New Roman"/>
          <w:color w:val="000000" w:themeColor="text1"/>
          <w:sz w:val="24"/>
          <w:szCs w:val="24"/>
        </w:rPr>
        <w:t xml:space="preserve"> transplanted </w:t>
      </w:r>
      <w:r w:rsidR="30EA23F9" w:rsidRPr="044D4911">
        <w:rPr>
          <w:rFonts w:ascii="Times New Roman" w:eastAsia="Times New Roman" w:hAnsi="Times New Roman" w:cs="Times New Roman"/>
          <w:color w:val="000000" w:themeColor="text1"/>
          <w:sz w:val="24"/>
          <w:szCs w:val="24"/>
        </w:rPr>
        <w:t xml:space="preserve">to the garden site. </w:t>
      </w:r>
      <w:r w:rsidR="56FCB39F" w:rsidRPr="044D4911">
        <w:rPr>
          <w:rFonts w:ascii="Times New Roman" w:eastAsia="Times New Roman" w:hAnsi="Times New Roman" w:cs="Times New Roman"/>
          <w:color w:val="000000" w:themeColor="text1"/>
          <w:sz w:val="24"/>
          <w:szCs w:val="24"/>
        </w:rPr>
        <w:t>It</w:t>
      </w:r>
      <w:r w:rsidRPr="3B4E2CB5">
        <w:rPr>
          <w:rFonts w:ascii="Times New Roman" w:eastAsia="Times New Roman" w:hAnsi="Times New Roman" w:cs="Times New Roman"/>
          <w:color w:val="000000" w:themeColor="text1"/>
          <w:sz w:val="24"/>
          <w:szCs w:val="24"/>
        </w:rPr>
        <w:t xml:space="preserve"> is </w:t>
      </w:r>
      <w:r w:rsidR="56FCB39F" w:rsidRPr="044D4911">
        <w:rPr>
          <w:rFonts w:ascii="Times New Roman" w:eastAsia="Times New Roman" w:hAnsi="Times New Roman" w:cs="Times New Roman"/>
          <w:color w:val="000000" w:themeColor="text1"/>
          <w:sz w:val="24"/>
          <w:szCs w:val="24"/>
        </w:rPr>
        <w:t>recommended</w:t>
      </w:r>
      <w:r w:rsidR="0AC8CE39" w:rsidRPr="0F1812FA">
        <w:rPr>
          <w:rFonts w:ascii="Times New Roman" w:eastAsia="Times New Roman" w:hAnsi="Times New Roman" w:cs="Times New Roman"/>
          <w:color w:val="000000" w:themeColor="text1"/>
          <w:sz w:val="24"/>
          <w:szCs w:val="24"/>
        </w:rPr>
        <w:t xml:space="preserve"> to </w:t>
      </w:r>
      <w:r w:rsidR="56FCB39F" w:rsidRPr="044D4911">
        <w:rPr>
          <w:rFonts w:ascii="Times New Roman" w:eastAsia="Times New Roman" w:hAnsi="Times New Roman" w:cs="Times New Roman"/>
          <w:color w:val="000000" w:themeColor="text1"/>
          <w:sz w:val="24"/>
          <w:szCs w:val="24"/>
        </w:rPr>
        <w:t xml:space="preserve">buy the seed from a local small farm or </w:t>
      </w:r>
      <w:r w:rsidR="2A1C8CD0" w:rsidRPr="72761218">
        <w:rPr>
          <w:rFonts w:ascii="Times New Roman" w:eastAsia="Times New Roman" w:hAnsi="Times New Roman" w:cs="Times New Roman"/>
          <w:color w:val="000000" w:themeColor="text1"/>
          <w:sz w:val="24"/>
          <w:szCs w:val="24"/>
        </w:rPr>
        <w:t>sav</w:t>
      </w:r>
      <w:r w:rsidR="01069AC6" w:rsidRPr="72761218">
        <w:rPr>
          <w:rFonts w:ascii="Times New Roman" w:eastAsia="Times New Roman" w:hAnsi="Times New Roman" w:cs="Times New Roman"/>
          <w:color w:val="000000" w:themeColor="text1"/>
          <w:sz w:val="24"/>
          <w:szCs w:val="24"/>
        </w:rPr>
        <w:t>e</w:t>
      </w:r>
      <w:r w:rsidR="56FCB39F" w:rsidRPr="044D4911">
        <w:rPr>
          <w:rFonts w:ascii="Times New Roman" w:eastAsia="Times New Roman" w:hAnsi="Times New Roman" w:cs="Times New Roman"/>
          <w:color w:val="000000" w:themeColor="text1"/>
          <w:sz w:val="24"/>
          <w:szCs w:val="24"/>
        </w:rPr>
        <w:t xml:space="preserve"> the seeds for the next year’s crop.</w:t>
      </w:r>
      <w:r w:rsidR="0AC8CE39" w:rsidRPr="08E806E9">
        <w:rPr>
          <w:rFonts w:ascii="Times New Roman" w:eastAsia="Times New Roman" w:hAnsi="Times New Roman" w:cs="Times New Roman"/>
          <w:color w:val="000000" w:themeColor="text1"/>
          <w:sz w:val="24"/>
          <w:szCs w:val="24"/>
        </w:rPr>
        <w:t xml:space="preserve"> </w:t>
      </w:r>
      <w:r w:rsidR="387B3DCF" w:rsidRPr="10DF1B70">
        <w:rPr>
          <w:rFonts w:ascii="Times New Roman" w:eastAsia="Times New Roman" w:hAnsi="Times New Roman" w:cs="Times New Roman"/>
          <w:color w:val="000000" w:themeColor="text1"/>
          <w:sz w:val="24"/>
          <w:szCs w:val="24"/>
        </w:rPr>
        <w:t xml:space="preserve">Planting at the proper time is </w:t>
      </w:r>
      <w:r w:rsidR="40A05C7D" w:rsidRPr="2C274E82">
        <w:rPr>
          <w:rFonts w:ascii="Times New Roman" w:eastAsia="Times New Roman" w:hAnsi="Times New Roman" w:cs="Times New Roman"/>
          <w:color w:val="000000" w:themeColor="text1"/>
          <w:sz w:val="24"/>
          <w:szCs w:val="24"/>
        </w:rPr>
        <w:t xml:space="preserve">the most important factor </w:t>
      </w:r>
      <w:r w:rsidR="7063C664" w:rsidRPr="1E62A454">
        <w:rPr>
          <w:rFonts w:ascii="Times New Roman" w:eastAsia="Times New Roman" w:hAnsi="Times New Roman" w:cs="Times New Roman"/>
          <w:color w:val="000000" w:themeColor="text1"/>
          <w:sz w:val="24"/>
          <w:szCs w:val="24"/>
        </w:rPr>
        <w:t>in</w:t>
      </w:r>
      <w:r w:rsidR="058907B3" w:rsidRPr="1E62A454">
        <w:rPr>
          <w:rFonts w:ascii="Times New Roman" w:eastAsia="Times New Roman" w:hAnsi="Times New Roman" w:cs="Times New Roman"/>
          <w:color w:val="000000" w:themeColor="text1"/>
          <w:sz w:val="24"/>
          <w:szCs w:val="24"/>
        </w:rPr>
        <w:t xml:space="preserve"> successful fall </w:t>
      </w:r>
      <w:r w:rsidR="058907B3" w:rsidRPr="40A975D7">
        <w:rPr>
          <w:rFonts w:ascii="Times New Roman" w:eastAsia="Times New Roman" w:hAnsi="Times New Roman" w:cs="Times New Roman"/>
          <w:color w:val="000000" w:themeColor="text1"/>
          <w:sz w:val="24"/>
          <w:szCs w:val="24"/>
        </w:rPr>
        <w:t xml:space="preserve">gardening. </w:t>
      </w:r>
      <w:r w:rsidR="4E68CC45" w:rsidRPr="40A975D7">
        <w:rPr>
          <w:rFonts w:ascii="Times New Roman" w:eastAsia="Times New Roman" w:hAnsi="Times New Roman" w:cs="Times New Roman"/>
          <w:color w:val="000000" w:themeColor="text1"/>
          <w:sz w:val="24"/>
          <w:szCs w:val="24"/>
        </w:rPr>
        <w:t xml:space="preserve"> </w:t>
      </w:r>
    </w:p>
    <w:p w14:paraId="47AE5141" w14:textId="55FE1D2D" w:rsidR="18B6567A" w:rsidRDefault="18B6567A" w:rsidP="598052C6">
      <w:pPr>
        <w:spacing w:line="480" w:lineRule="auto"/>
        <w:ind w:firstLine="720"/>
        <w:rPr>
          <w:rFonts w:ascii="Times New Roman" w:eastAsia="Times New Roman" w:hAnsi="Times New Roman" w:cs="Times New Roman"/>
          <w:color w:val="000000" w:themeColor="text1"/>
          <w:sz w:val="24"/>
          <w:szCs w:val="24"/>
        </w:rPr>
      </w:pPr>
      <w:r w:rsidRPr="598052C6">
        <w:rPr>
          <w:rFonts w:ascii="Times New Roman" w:eastAsia="Times New Roman" w:hAnsi="Times New Roman" w:cs="Times New Roman"/>
          <w:color w:val="000000" w:themeColor="text1"/>
          <w:sz w:val="24"/>
          <w:szCs w:val="24"/>
        </w:rPr>
        <w:t xml:space="preserve"> On the other hand, there are also vegetables that can be grown during the fall season. Ranging from Broccoli to Carrot. To list a few more vegetables that are suitable for planting during the fall season in the University of Texas at Arlington, there are beans, cauliflower, cucumber, peppers, squash, and spinach. All of these vegetables have specific types of needs and differences that need to be </w:t>
      </w:r>
      <w:r w:rsidR="6AB530D4" w:rsidRPr="598052C6">
        <w:rPr>
          <w:rFonts w:ascii="Times New Roman" w:eastAsia="Times New Roman" w:hAnsi="Times New Roman" w:cs="Times New Roman"/>
          <w:color w:val="000000" w:themeColor="text1"/>
          <w:sz w:val="24"/>
          <w:szCs w:val="24"/>
        </w:rPr>
        <w:t>c</w:t>
      </w:r>
      <w:r w:rsidRPr="598052C6">
        <w:rPr>
          <w:rFonts w:ascii="Times New Roman" w:eastAsia="Times New Roman" w:hAnsi="Times New Roman" w:cs="Times New Roman"/>
          <w:color w:val="000000" w:themeColor="text1"/>
          <w:sz w:val="24"/>
          <w:szCs w:val="24"/>
        </w:rPr>
        <w:t>onsidered when planting, but they are well suited for the Texas soil and climate.</w:t>
      </w:r>
      <w:r w:rsidR="03F4E0A7" w:rsidRPr="0DE18522">
        <w:rPr>
          <w:rFonts w:ascii="Times New Roman" w:eastAsia="Times New Roman" w:hAnsi="Times New Roman" w:cs="Times New Roman"/>
          <w:color w:val="000000" w:themeColor="text1"/>
          <w:sz w:val="24"/>
          <w:szCs w:val="24"/>
        </w:rPr>
        <w:t xml:space="preserve"> </w:t>
      </w:r>
    </w:p>
    <w:p w14:paraId="54604F1D" w14:textId="55FE1D2D" w:rsidR="00086E9C" w:rsidRDefault="00086E9C" w:rsidP="00877791">
      <w:pPr>
        <w:spacing w:line="480" w:lineRule="auto"/>
        <w:rPr>
          <w:rFonts w:ascii="Times New Roman" w:eastAsia="Times New Roman" w:hAnsi="Times New Roman" w:cs="Times New Roman"/>
          <w:sz w:val="24"/>
          <w:szCs w:val="24"/>
          <w:u w:val="single"/>
        </w:rPr>
      </w:pPr>
    </w:p>
    <w:p w14:paraId="482D6BC1" w14:textId="55FE1D2D" w:rsidR="00086E9C" w:rsidRDefault="00086E9C" w:rsidP="00877791">
      <w:pPr>
        <w:spacing w:line="480" w:lineRule="auto"/>
        <w:rPr>
          <w:rFonts w:ascii="Times New Roman" w:eastAsia="Times New Roman" w:hAnsi="Times New Roman" w:cs="Times New Roman"/>
          <w:sz w:val="24"/>
          <w:szCs w:val="24"/>
          <w:u w:val="single"/>
        </w:rPr>
      </w:pPr>
    </w:p>
    <w:p w14:paraId="3618ACBE" w14:textId="55FE1D2D" w:rsidR="00086E9C" w:rsidRDefault="00086E9C" w:rsidP="00877791">
      <w:pPr>
        <w:spacing w:line="480" w:lineRule="auto"/>
        <w:rPr>
          <w:rFonts w:ascii="Times New Roman" w:eastAsia="Times New Roman" w:hAnsi="Times New Roman" w:cs="Times New Roman"/>
          <w:sz w:val="24"/>
          <w:szCs w:val="24"/>
          <w:u w:val="single"/>
        </w:rPr>
      </w:pPr>
    </w:p>
    <w:p w14:paraId="3A10E6B7" w14:textId="118BAA80" w:rsidR="006B4891" w:rsidRPr="000B6CB0" w:rsidRDefault="3E732A08" w:rsidP="00877791">
      <w:pPr>
        <w:spacing w:line="480" w:lineRule="auto"/>
        <w:rPr>
          <w:rFonts w:ascii="Times New Roman" w:eastAsia="Times New Roman" w:hAnsi="Times New Roman" w:cs="Times New Roman"/>
          <w:sz w:val="24"/>
          <w:szCs w:val="24"/>
          <w:u w:val="single"/>
        </w:rPr>
      </w:pPr>
      <w:r w:rsidRPr="000B6CB0">
        <w:rPr>
          <w:rFonts w:ascii="Times New Roman" w:eastAsia="Times New Roman" w:hAnsi="Times New Roman" w:cs="Times New Roman"/>
          <w:sz w:val="24"/>
          <w:szCs w:val="24"/>
          <w:u w:val="single"/>
        </w:rPr>
        <w:lastRenderedPageBreak/>
        <w:t xml:space="preserve">Winter: </w:t>
      </w:r>
    </w:p>
    <w:p w14:paraId="03B868BD" w14:textId="73903E07" w:rsidR="014D497E" w:rsidRPr="00D54BA6" w:rsidRDefault="014D497E" w:rsidP="00877791">
      <w:pPr>
        <w:spacing w:line="480" w:lineRule="auto"/>
        <w:ind w:firstLine="720"/>
        <w:rPr>
          <w:rFonts w:ascii="Times New Roman" w:hAnsi="Times New Roman" w:cs="Times New Roman"/>
          <w:sz w:val="24"/>
          <w:szCs w:val="24"/>
        </w:rPr>
      </w:pPr>
      <w:r w:rsidRPr="2EDCC038">
        <w:rPr>
          <w:rFonts w:ascii="Times New Roman" w:eastAsia="Times New Roman" w:hAnsi="Times New Roman" w:cs="Times New Roman"/>
          <w:color w:val="000000" w:themeColor="text1"/>
          <w:sz w:val="24"/>
          <w:szCs w:val="24"/>
        </w:rPr>
        <w:t>While the options for gardening are more limited in the winter season, there are a variety of plants and vegetables that can withstand the harsh temperament of this season. In order to bring more edible vegetation to the UTA campus, one must first examine what vegetables can withstand the winter season. Luckily, there are a variety of vegetables that can tolerate harsh weather conditions</w:t>
      </w:r>
      <w:r w:rsidR="00F33F41" w:rsidRPr="00F33F41">
        <w:rPr>
          <w:rFonts w:ascii="Times New Roman" w:eastAsia="Times New Roman" w:hAnsi="Times New Roman" w:cs="Times New Roman"/>
          <w:color w:val="000000" w:themeColor="text1"/>
          <w:sz w:val="24"/>
          <w:szCs w:val="24"/>
        </w:rPr>
        <w:t>,</w:t>
      </w:r>
      <w:r w:rsidRPr="2EDCC038">
        <w:rPr>
          <w:rFonts w:ascii="Times New Roman" w:eastAsia="Times New Roman" w:hAnsi="Times New Roman" w:cs="Times New Roman"/>
          <w:color w:val="000000" w:themeColor="text1"/>
          <w:sz w:val="24"/>
          <w:szCs w:val="24"/>
        </w:rPr>
        <w:t xml:space="preserve"> such as broccoli, carrots, kale, cabbage, turnips, and fava beans. </w:t>
      </w:r>
    </w:p>
    <w:p w14:paraId="49571CF6" w14:textId="0C47E8BB" w:rsidR="014D497E" w:rsidRPr="00D54BA6" w:rsidRDefault="014D497E" w:rsidP="00877791">
      <w:pPr>
        <w:spacing w:line="480" w:lineRule="auto"/>
        <w:ind w:firstLine="720"/>
        <w:rPr>
          <w:rFonts w:ascii="Times New Roman" w:hAnsi="Times New Roman" w:cs="Times New Roman"/>
          <w:sz w:val="24"/>
          <w:szCs w:val="24"/>
        </w:rPr>
      </w:pPr>
      <w:r w:rsidRPr="2EDCC038">
        <w:rPr>
          <w:rFonts w:ascii="Times New Roman" w:eastAsia="Times New Roman" w:hAnsi="Times New Roman" w:cs="Times New Roman"/>
          <w:color w:val="000000" w:themeColor="text1"/>
          <w:sz w:val="24"/>
          <w:szCs w:val="24"/>
        </w:rPr>
        <w:t>Broccoli thrives in cooler weather and can survive in temperatures as low as 25 degrees Fahrenheit. While broccoli does require full sunlight and fertile, rich soil to grow, it is frost-tolerant and has a clear visible indication of when it should be harvested (right before it starts to flower). Carrots are another popular vegetable that is also appropriate for winter gardening. Carrots can survive in soil temperatures around 40 degrees Fahrenheit and can be grown in fun or partial shade. While carrots can survive a light frost, they must be harvested before the ground freezes and stored in a cool, moist environment. However, the root of a carrot will survive a freeze, so even if they are not harvested in time</w:t>
      </w:r>
      <w:r w:rsidR="00D84477" w:rsidRPr="00D84477">
        <w:rPr>
          <w:rFonts w:ascii="Times New Roman" w:eastAsia="Times New Roman" w:hAnsi="Times New Roman" w:cs="Times New Roman"/>
          <w:color w:val="000000" w:themeColor="text1"/>
          <w:sz w:val="24"/>
          <w:szCs w:val="24"/>
        </w:rPr>
        <w:t>,</w:t>
      </w:r>
      <w:r w:rsidRPr="2EDCC038">
        <w:rPr>
          <w:rFonts w:ascii="Times New Roman" w:eastAsia="Times New Roman" w:hAnsi="Times New Roman" w:cs="Times New Roman"/>
          <w:color w:val="000000" w:themeColor="text1"/>
          <w:sz w:val="24"/>
          <w:szCs w:val="24"/>
        </w:rPr>
        <w:t xml:space="preserve"> some of the </w:t>
      </w:r>
      <w:r w:rsidR="00D84477" w:rsidRPr="00D84477">
        <w:rPr>
          <w:rFonts w:ascii="Times New Roman" w:eastAsia="Times New Roman" w:hAnsi="Times New Roman" w:cs="Times New Roman"/>
          <w:color w:val="000000" w:themeColor="text1"/>
          <w:sz w:val="24"/>
          <w:szCs w:val="24"/>
        </w:rPr>
        <w:t>carrots</w:t>
      </w:r>
      <w:r w:rsidRPr="2EDCC038">
        <w:rPr>
          <w:rFonts w:ascii="Times New Roman" w:eastAsia="Times New Roman" w:hAnsi="Times New Roman" w:cs="Times New Roman"/>
          <w:color w:val="000000" w:themeColor="text1"/>
          <w:sz w:val="24"/>
          <w:szCs w:val="24"/>
        </w:rPr>
        <w:t xml:space="preserve"> can be salvaged.</w:t>
      </w:r>
    </w:p>
    <w:p w14:paraId="1F71E004" w14:textId="609B62B5" w:rsidR="014D497E" w:rsidRPr="00D54BA6" w:rsidRDefault="014D497E" w:rsidP="00877791">
      <w:pPr>
        <w:spacing w:line="480" w:lineRule="auto"/>
        <w:ind w:firstLine="720"/>
        <w:rPr>
          <w:rFonts w:ascii="Times New Roman" w:hAnsi="Times New Roman" w:cs="Times New Roman"/>
          <w:sz w:val="24"/>
          <w:szCs w:val="24"/>
        </w:rPr>
      </w:pPr>
      <w:r w:rsidRPr="1CB6AC8D">
        <w:rPr>
          <w:rFonts w:ascii="Times New Roman" w:eastAsia="Times New Roman" w:hAnsi="Times New Roman" w:cs="Times New Roman"/>
          <w:color w:val="000000" w:themeColor="text1"/>
          <w:sz w:val="24"/>
          <w:szCs w:val="24"/>
        </w:rPr>
        <w:t xml:space="preserve">Both kale and cabbage are exceptional vegetables to plant in the winter because they can survive in negative temperatures and flourish throughout winter. Furthermore, the best time to harvest these vegetables is after a frost because it makes them more flavorful. However, kale will not last long after being harvested, so it should only be pulled when it will soon be used. Alternatively, cabbage can be stored in a cool environment for several months after it is harvested. </w:t>
      </w:r>
    </w:p>
    <w:p w14:paraId="03356C25" w14:textId="225C019D" w:rsidR="014D497E" w:rsidRPr="00110749" w:rsidRDefault="014D497E" w:rsidP="00877791">
      <w:pPr>
        <w:spacing w:line="480" w:lineRule="auto"/>
        <w:ind w:firstLine="720"/>
        <w:rPr>
          <w:rFonts w:ascii="Times New Roman" w:eastAsia="Times New Roman" w:hAnsi="Times New Roman" w:cs="Times New Roman"/>
          <w:color w:val="000000" w:themeColor="text1"/>
          <w:sz w:val="24"/>
          <w:szCs w:val="24"/>
        </w:rPr>
      </w:pPr>
      <w:r w:rsidRPr="1CB6AC8D">
        <w:rPr>
          <w:rFonts w:ascii="Times New Roman" w:eastAsia="Times New Roman" w:hAnsi="Times New Roman" w:cs="Times New Roman"/>
          <w:color w:val="000000" w:themeColor="text1"/>
          <w:sz w:val="24"/>
          <w:szCs w:val="24"/>
        </w:rPr>
        <w:lastRenderedPageBreak/>
        <w:t xml:space="preserve">Turnips will germinate in low temperatures and can be planted in </w:t>
      </w:r>
      <w:r w:rsidR="00110749" w:rsidRPr="00110749">
        <w:rPr>
          <w:rFonts w:ascii="Times New Roman" w:eastAsia="Times New Roman" w:hAnsi="Times New Roman" w:cs="Times New Roman"/>
          <w:color w:val="000000" w:themeColor="text1"/>
          <w:sz w:val="24"/>
          <w:szCs w:val="24"/>
        </w:rPr>
        <w:t xml:space="preserve">the </w:t>
      </w:r>
      <w:r w:rsidRPr="1CB6AC8D">
        <w:rPr>
          <w:rFonts w:ascii="Times New Roman" w:eastAsia="Times New Roman" w:hAnsi="Times New Roman" w:cs="Times New Roman"/>
          <w:color w:val="000000" w:themeColor="text1"/>
          <w:sz w:val="24"/>
          <w:szCs w:val="24"/>
        </w:rPr>
        <w:t xml:space="preserve">sun or partial shade. While hard freezes can damage the vegetable’s flavor, a light freeze will improve it. </w:t>
      </w:r>
      <w:r w:rsidR="00110749" w:rsidRPr="00110749">
        <w:rPr>
          <w:rFonts w:ascii="Times New Roman" w:eastAsia="Times New Roman" w:hAnsi="Times New Roman" w:cs="Times New Roman"/>
          <w:color w:val="000000" w:themeColor="text1"/>
          <w:sz w:val="24"/>
          <w:szCs w:val="24"/>
        </w:rPr>
        <w:t>The</w:t>
      </w:r>
      <w:r w:rsidRPr="1CB6AC8D">
        <w:rPr>
          <w:rFonts w:ascii="Times New Roman" w:eastAsia="Times New Roman" w:hAnsi="Times New Roman" w:cs="Times New Roman"/>
          <w:color w:val="000000" w:themeColor="text1"/>
          <w:sz w:val="24"/>
          <w:szCs w:val="24"/>
        </w:rPr>
        <w:t xml:space="preserve"> leaves and </w:t>
      </w:r>
      <w:r w:rsidR="00110749" w:rsidRPr="00110749">
        <w:rPr>
          <w:rFonts w:ascii="Times New Roman" w:eastAsia="Times New Roman" w:hAnsi="Times New Roman" w:cs="Times New Roman"/>
          <w:color w:val="000000" w:themeColor="text1"/>
          <w:sz w:val="24"/>
          <w:szCs w:val="24"/>
        </w:rPr>
        <w:t>roots</w:t>
      </w:r>
      <w:r w:rsidRPr="1CB6AC8D">
        <w:rPr>
          <w:rFonts w:ascii="Times New Roman" w:eastAsia="Times New Roman" w:hAnsi="Times New Roman" w:cs="Times New Roman"/>
          <w:color w:val="000000" w:themeColor="text1"/>
          <w:sz w:val="24"/>
          <w:szCs w:val="24"/>
        </w:rPr>
        <w:t xml:space="preserve"> of the turnip can be harvested and stored in a cool, dry area for several weeks.</w:t>
      </w:r>
    </w:p>
    <w:p w14:paraId="1E0524D1" w14:textId="07704F9D" w:rsidR="014D497E" w:rsidRDefault="014D497E" w:rsidP="00877791">
      <w:pPr>
        <w:spacing w:line="480" w:lineRule="auto"/>
        <w:ind w:firstLine="720"/>
        <w:rPr>
          <w:rFonts w:ascii="Times New Roman" w:eastAsia="Times New Roman" w:hAnsi="Times New Roman" w:cs="Times New Roman"/>
          <w:color w:val="000000" w:themeColor="text1"/>
          <w:sz w:val="24"/>
          <w:szCs w:val="24"/>
        </w:rPr>
      </w:pPr>
      <w:r w:rsidRPr="1CB6AC8D">
        <w:rPr>
          <w:rFonts w:ascii="Times New Roman" w:eastAsia="Times New Roman" w:hAnsi="Times New Roman" w:cs="Times New Roman"/>
          <w:color w:val="000000" w:themeColor="text1"/>
          <w:sz w:val="24"/>
          <w:szCs w:val="24"/>
        </w:rPr>
        <w:t xml:space="preserve">Fava beans are another frost-tolerant vegetable that can withstand the low temperatures of winter. Fava beans are relatively easy to plant, requiring full sun and only needing to be watered prior to the soil drying out. Fava beans can be harvested after about 85 days (about </w:t>
      </w:r>
      <w:r w:rsidR="00110749" w:rsidRPr="00110749">
        <w:rPr>
          <w:rFonts w:ascii="Times New Roman" w:eastAsia="Times New Roman" w:hAnsi="Times New Roman" w:cs="Times New Roman"/>
          <w:color w:val="000000" w:themeColor="text1"/>
          <w:sz w:val="24"/>
          <w:szCs w:val="24"/>
        </w:rPr>
        <w:t>three</w:t>
      </w:r>
      <w:r w:rsidRPr="1CB6AC8D">
        <w:rPr>
          <w:rFonts w:ascii="Times New Roman" w:eastAsia="Times New Roman" w:hAnsi="Times New Roman" w:cs="Times New Roman"/>
          <w:color w:val="000000" w:themeColor="text1"/>
          <w:sz w:val="24"/>
          <w:szCs w:val="24"/>
        </w:rPr>
        <w:t xml:space="preserve"> months) and will last about a week in the fridge and longer if they are frozen or dried.</w:t>
      </w:r>
    </w:p>
    <w:p w14:paraId="0542889C" w14:textId="160A88FB" w:rsidR="014D497E" w:rsidRDefault="014D497E" w:rsidP="00877791">
      <w:pPr>
        <w:spacing w:line="480" w:lineRule="auto"/>
        <w:ind w:firstLine="720"/>
        <w:rPr>
          <w:rFonts w:ascii="Times New Roman" w:eastAsia="Times New Roman" w:hAnsi="Times New Roman" w:cs="Times New Roman"/>
          <w:color w:val="000000" w:themeColor="text1"/>
          <w:sz w:val="24"/>
          <w:szCs w:val="24"/>
        </w:rPr>
      </w:pPr>
      <w:r w:rsidRPr="1CB6AC8D">
        <w:rPr>
          <w:rFonts w:ascii="Times New Roman" w:eastAsia="Times New Roman" w:hAnsi="Times New Roman" w:cs="Times New Roman"/>
          <w:color w:val="000000" w:themeColor="text1"/>
          <w:sz w:val="24"/>
          <w:szCs w:val="24"/>
        </w:rPr>
        <w:t xml:space="preserve">Furthermore, the temperament of the winter season can cause </w:t>
      </w:r>
      <w:r w:rsidR="0001559B" w:rsidRPr="0001559B">
        <w:rPr>
          <w:rFonts w:ascii="Times New Roman" w:eastAsia="Times New Roman" w:hAnsi="Times New Roman" w:cs="Times New Roman"/>
          <w:color w:val="000000" w:themeColor="text1"/>
          <w:sz w:val="24"/>
          <w:szCs w:val="24"/>
        </w:rPr>
        <w:t>significant</w:t>
      </w:r>
      <w:r w:rsidRPr="1CB6AC8D">
        <w:rPr>
          <w:rFonts w:ascii="Times New Roman" w:eastAsia="Times New Roman" w:hAnsi="Times New Roman" w:cs="Times New Roman"/>
          <w:color w:val="000000" w:themeColor="text1"/>
          <w:sz w:val="24"/>
          <w:szCs w:val="24"/>
        </w:rPr>
        <w:t xml:space="preserve"> damage to the soil, deple</w:t>
      </w:r>
      <w:r w:rsidR="00ED4D27">
        <w:rPr>
          <w:rFonts w:ascii="Times New Roman" w:eastAsia="Times New Roman" w:hAnsi="Times New Roman" w:cs="Times New Roman"/>
          <w:color w:val="000000" w:themeColor="text1"/>
          <w:sz w:val="24"/>
          <w:szCs w:val="24"/>
        </w:rPr>
        <w:t>ting</w:t>
      </w:r>
      <w:r w:rsidRPr="1CB6AC8D">
        <w:rPr>
          <w:rFonts w:ascii="Times New Roman" w:eastAsia="Times New Roman" w:hAnsi="Times New Roman" w:cs="Times New Roman"/>
          <w:color w:val="000000" w:themeColor="text1"/>
          <w:sz w:val="24"/>
          <w:szCs w:val="24"/>
        </w:rPr>
        <w:t xml:space="preserve"> the nutrients and making it less desirable for gardening. Therefore, cover crops are a crucial component for gardening in the wintertime. Cover crops are plants grown over the winter season to provide protection and enrichment to </w:t>
      </w:r>
      <w:r w:rsidR="0001559B" w:rsidRPr="0001559B">
        <w:rPr>
          <w:rFonts w:ascii="Times New Roman" w:eastAsia="Times New Roman" w:hAnsi="Times New Roman" w:cs="Times New Roman"/>
          <w:color w:val="000000" w:themeColor="text1"/>
          <w:sz w:val="24"/>
          <w:szCs w:val="24"/>
        </w:rPr>
        <w:t xml:space="preserve">the </w:t>
      </w:r>
      <w:r w:rsidRPr="1CB6AC8D">
        <w:rPr>
          <w:rFonts w:ascii="Times New Roman" w:eastAsia="Times New Roman" w:hAnsi="Times New Roman" w:cs="Times New Roman"/>
          <w:color w:val="000000" w:themeColor="text1"/>
          <w:sz w:val="24"/>
          <w:szCs w:val="24"/>
        </w:rPr>
        <w:t>soil that would otherwise lay bare to the cold environment during winter. Luckily, most cover crops are edible and are often used as spices. Since the so</w:t>
      </w:r>
      <w:r w:rsidR="4919F13B" w:rsidRPr="1CB6AC8D">
        <w:rPr>
          <w:rFonts w:ascii="Times New Roman" w:eastAsia="Times New Roman" w:hAnsi="Times New Roman" w:cs="Times New Roman"/>
          <w:color w:val="000000" w:themeColor="text1"/>
          <w:sz w:val="24"/>
          <w:szCs w:val="24"/>
        </w:rPr>
        <w:t>il</w:t>
      </w:r>
      <w:r w:rsidRPr="1CB6AC8D">
        <w:rPr>
          <w:rFonts w:ascii="Times New Roman" w:eastAsia="Times New Roman" w:hAnsi="Times New Roman" w:cs="Times New Roman"/>
          <w:color w:val="000000" w:themeColor="text1"/>
          <w:sz w:val="24"/>
          <w:szCs w:val="24"/>
        </w:rPr>
        <w:t xml:space="preserve"> in Arlington is mainly alkaline soil, the best cover crops to plant would be ones with deep or fibrous roots </w:t>
      </w:r>
      <w:r w:rsidR="61967D0F" w:rsidRPr="1CB6AC8D">
        <w:rPr>
          <w:rFonts w:ascii="Times New Roman" w:eastAsia="Times New Roman" w:hAnsi="Times New Roman" w:cs="Times New Roman"/>
          <w:color w:val="000000" w:themeColor="text1"/>
          <w:sz w:val="24"/>
          <w:szCs w:val="24"/>
        </w:rPr>
        <w:t>to</w:t>
      </w:r>
      <w:r w:rsidRPr="1CB6AC8D">
        <w:rPr>
          <w:rFonts w:ascii="Times New Roman" w:eastAsia="Times New Roman" w:hAnsi="Times New Roman" w:cs="Times New Roman"/>
          <w:color w:val="000000" w:themeColor="text1"/>
          <w:sz w:val="24"/>
          <w:szCs w:val="24"/>
        </w:rPr>
        <w:t xml:space="preserve"> break the solid up and incorporate the nutrients. Mustard is an </w:t>
      </w:r>
      <w:r w:rsidR="0001559B" w:rsidRPr="0001559B">
        <w:rPr>
          <w:rFonts w:ascii="Times New Roman" w:eastAsia="Times New Roman" w:hAnsi="Times New Roman" w:cs="Times New Roman"/>
          <w:color w:val="000000" w:themeColor="text1"/>
          <w:sz w:val="24"/>
          <w:szCs w:val="24"/>
        </w:rPr>
        <w:t>excellent</w:t>
      </w:r>
      <w:r w:rsidRPr="1CB6AC8D">
        <w:rPr>
          <w:rFonts w:ascii="Times New Roman" w:eastAsia="Times New Roman" w:hAnsi="Times New Roman" w:cs="Times New Roman"/>
          <w:color w:val="000000" w:themeColor="text1"/>
          <w:sz w:val="24"/>
          <w:szCs w:val="24"/>
        </w:rPr>
        <w:t xml:space="preserve"> cover crop for this type of soil because it can be sown prior to winter </w:t>
      </w:r>
      <w:r w:rsidR="0001559B" w:rsidRPr="0001559B">
        <w:rPr>
          <w:rFonts w:ascii="Times New Roman" w:eastAsia="Times New Roman" w:hAnsi="Times New Roman" w:cs="Times New Roman"/>
          <w:color w:val="000000" w:themeColor="text1"/>
          <w:sz w:val="24"/>
          <w:szCs w:val="24"/>
        </w:rPr>
        <w:t>to</w:t>
      </w:r>
      <w:r w:rsidRPr="1CB6AC8D">
        <w:rPr>
          <w:rFonts w:ascii="Times New Roman" w:eastAsia="Times New Roman" w:hAnsi="Times New Roman" w:cs="Times New Roman"/>
          <w:color w:val="000000" w:themeColor="text1"/>
          <w:sz w:val="24"/>
          <w:szCs w:val="24"/>
        </w:rPr>
        <w:t xml:space="preserve"> help </w:t>
      </w:r>
      <w:r w:rsidR="0001559B" w:rsidRPr="0001559B">
        <w:rPr>
          <w:rFonts w:ascii="Times New Roman" w:eastAsia="Times New Roman" w:hAnsi="Times New Roman" w:cs="Times New Roman"/>
          <w:color w:val="000000" w:themeColor="text1"/>
          <w:sz w:val="24"/>
          <w:szCs w:val="24"/>
        </w:rPr>
        <w:t>replenish</w:t>
      </w:r>
      <w:r w:rsidRPr="1CB6AC8D">
        <w:rPr>
          <w:rFonts w:ascii="Times New Roman" w:eastAsia="Times New Roman" w:hAnsi="Times New Roman" w:cs="Times New Roman"/>
          <w:color w:val="000000" w:themeColor="text1"/>
          <w:sz w:val="24"/>
          <w:szCs w:val="24"/>
        </w:rPr>
        <w:t xml:space="preserve"> the soil over the winter season. Furthermore, mustard has a high amount of </w:t>
      </w:r>
      <w:r w:rsidR="003020D6" w:rsidRPr="1CB6AC8D">
        <w:rPr>
          <w:rFonts w:ascii="Times New Roman" w:eastAsia="Times New Roman" w:hAnsi="Times New Roman" w:cs="Times New Roman"/>
          <w:color w:val="000000" w:themeColor="text1"/>
          <w:sz w:val="24"/>
          <w:szCs w:val="24"/>
        </w:rPr>
        <w:t>glycosylates</w:t>
      </w:r>
      <w:r w:rsidRPr="1CB6AC8D">
        <w:rPr>
          <w:rFonts w:ascii="Times New Roman" w:eastAsia="Times New Roman" w:hAnsi="Times New Roman" w:cs="Times New Roman"/>
          <w:color w:val="000000" w:themeColor="text1"/>
          <w:sz w:val="24"/>
          <w:szCs w:val="24"/>
        </w:rPr>
        <w:t xml:space="preserve">, which reduces the </w:t>
      </w:r>
      <w:r w:rsidR="56F18F29" w:rsidRPr="31C28A81">
        <w:rPr>
          <w:rFonts w:ascii="Times New Roman" w:eastAsia="Times New Roman" w:hAnsi="Times New Roman" w:cs="Times New Roman"/>
          <w:color w:val="000000" w:themeColor="text1"/>
          <w:sz w:val="24"/>
          <w:szCs w:val="24"/>
        </w:rPr>
        <w:t>number</w:t>
      </w:r>
      <w:r w:rsidRPr="1CB6AC8D">
        <w:rPr>
          <w:rFonts w:ascii="Times New Roman" w:eastAsia="Times New Roman" w:hAnsi="Times New Roman" w:cs="Times New Roman"/>
          <w:color w:val="000000" w:themeColor="text1"/>
          <w:sz w:val="24"/>
          <w:szCs w:val="24"/>
        </w:rPr>
        <w:t xml:space="preserve"> of pesticides needed.</w:t>
      </w:r>
    </w:p>
    <w:p w14:paraId="29CE306F" w14:textId="4F4D61D6" w:rsidR="014D497E" w:rsidRPr="00D54BA6" w:rsidRDefault="014D497E" w:rsidP="00877791">
      <w:pPr>
        <w:spacing w:line="480" w:lineRule="auto"/>
        <w:ind w:firstLine="720"/>
        <w:rPr>
          <w:rFonts w:ascii="Times New Roman" w:hAnsi="Times New Roman" w:cs="Times New Roman"/>
          <w:sz w:val="24"/>
          <w:szCs w:val="24"/>
        </w:rPr>
      </w:pPr>
      <w:r w:rsidRPr="1CB6AC8D">
        <w:rPr>
          <w:rFonts w:ascii="Times New Roman" w:eastAsia="Times New Roman" w:hAnsi="Times New Roman" w:cs="Times New Roman"/>
          <w:color w:val="000000" w:themeColor="text1"/>
          <w:sz w:val="24"/>
          <w:szCs w:val="24"/>
        </w:rPr>
        <w:t xml:space="preserve">In addition to vegetables and cover crops, there are also a variety of plants that will make the garden aesthetically pleasing </w:t>
      </w:r>
      <w:r w:rsidR="0001559B" w:rsidRPr="0001559B">
        <w:rPr>
          <w:rFonts w:ascii="Times New Roman" w:eastAsia="Times New Roman" w:hAnsi="Times New Roman" w:cs="Times New Roman"/>
          <w:color w:val="000000" w:themeColor="text1"/>
          <w:sz w:val="24"/>
          <w:szCs w:val="24"/>
        </w:rPr>
        <w:t>and</w:t>
      </w:r>
      <w:r w:rsidRPr="1CB6AC8D">
        <w:rPr>
          <w:rFonts w:ascii="Times New Roman" w:eastAsia="Times New Roman" w:hAnsi="Times New Roman" w:cs="Times New Roman"/>
          <w:color w:val="000000" w:themeColor="text1"/>
          <w:sz w:val="24"/>
          <w:szCs w:val="24"/>
        </w:rPr>
        <w:t xml:space="preserve"> thrive in the winter. Scilla is </w:t>
      </w:r>
      <w:r w:rsidR="56B01163" w:rsidRPr="1CB6AC8D">
        <w:rPr>
          <w:rFonts w:ascii="Times New Roman" w:eastAsia="Times New Roman" w:hAnsi="Times New Roman" w:cs="Times New Roman"/>
          <w:color w:val="000000" w:themeColor="text1"/>
          <w:sz w:val="24"/>
          <w:szCs w:val="24"/>
        </w:rPr>
        <w:t>an exceptionally durable</w:t>
      </w:r>
      <w:r w:rsidRPr="1CB6AC8D">
        <w:rPr>
          <w:rFonts w:ascii="Times New Roman" w:eastAsia="Times New Roman" w:hAnsi="Times New Roman" w:cs="Times New Roman"/>
          <w:color w:val="000000" w:themeColor="text1"/>
          <w:sz w:val="24"/>
          <w:szCs w:val="24"/>
        </w:rPr>
        <w:t xml:space="preserve"> plant that thrives during the winter and is </w:t>
      </w:r>
      <w:r w:rsidR="2B27265F" w:rsidRPr="1CB6AC8D">
        <w:rPr>
          <w:rFonts w:ascii="Times New Roman" w:eastAsia="Times New Roman" w:hAnsi="Times New Roman" w:cs="Times New Roman"/>
          <w:color w:val="000000" w:themeColor="text1"/>
          <w:sz w:val="24"/>
          <w:szCs w:val="24"/>
        </w:rPr>
        <w:t>low maintenance</w:t>
      </w:r>
      <w:r w:rsidRPr="1CB6AC8D">
        <w:rPr>
          <w:rFonts w:ascii="Times New Roman" w:eastAsia="Times New Roman" w:hAnsi="Times New Roman" w:cs="Times New Roman"/>
          <w:color w:val="000000" w:themeColor="text1"/>
          <w:sz w:val="24"/>
          <w:szCs w:val="24"/>
        </w:rPr>
        <w:t xml:space="preserve">. </w:t>
      </w:r>
      <w:r w:rsidR="0001559B" w:rsidRPr="0001559B">
        <w:rPr>
          <w:rFonts w:ascii="Times New Roman" w:eastAsia="Times New Roman" w:hAnsi="Times New Roman" w:cs="Times New Roman"/>
          <w:color w:val="000000" w:themeColor="text1"/>
          <w:sz w:val="24"/>
          <w:szCs w:val="24"/>
        </w:rPr>
        <w:t>Scillas</w:t>
      </w:r>
      <w:r w:rsidRPr="1CB6AC8D">
        <w:rPr>
          <w:rFonts w:ascii="Times New Roman" w:eastAsia="Times New Roman" w:hAnsi="Times New Roman" w:cs="Times New Roman"/>
          <w:color w:val="000000" w:themeColor="text1"/>
          <w:sz w:val="24"/>
          <w:szCs w:val="24"/>
        </w:rPr>
        <w:t xml:space="preserve"> can be planted in </w:t>
      </w:r>
      <w:r w:rsidR="726A4AD1" w:rsidRPr="1CB6AC8D">
        <w:rPr>
          <w:rFonts w:ascii="Times New Roman" w:eastAsia="Times New Roman" w:hAnsi="Times New Roman" w:cs="Times New Roman"/>
          <w:color w:val="000000" w:themeColor="text1"/>
          <w:sz w:val="24"/>
          <w:szCs w:val="24"/>
        </w:rPr>
        <w:t>partially</w:t>
      </w:r>
      <w:r w:rsidRPr="1CB6AC8D">
        <w:rPr>
          <w:rFonts w:ascii="Times New Roman" w:eastAsia="Times New Roman" w:hAnsi="Times New Roman" w:cs="Times New Roman"/>
          <w:color w:val="000000" w:themeColor="text1"/>
          <w:sz w:val="24"/>
          <w:szCs w:val="24"/>
        </w:rPr>
        <w:t xml:space="preserve"> to fully shaded areas. Winter Pansies are another </w:t>
      </w:r>
      <w:r w:rsidR="0001559B" w:rsidRPr="0001559B">
        <w:rPr>
          <w:rFonts w:ascii="Times New Roman" w:eastAsia="Times New Roman" w:hAnsi="Times New Roman" w:cs="Times New Roman"/>
          <w:color w:val="000000" w:themeColor="text1"/>
          <w:sz w:val="24"/>
          <w:szCs w:val="24"/>
        </w:rPr>
        <w:t>excellent</w:t>
      </w:r>
      <w:r w:rsidRPr="1CB6AC8D">
        <w:rPr>
          <w:rFonts w:ascii="Times New Roman" w:eastAsia="Times New Roman" w:hAnsi="Times New Roman" w:cs="Times New Roman"/>
          <w:color w:val="000000" w:themeColor="text1"/>
          <w:sz w:val="24"/>
          <w:szCs w:val="24"/>
        </w:rPr>
        <w:t xml:space="preserve"> plant for winter gardening as they bloom in </w:t>
      </w:r>
      <w:r w:rsidR="0001559B" w:rsidRPr="0001559B">
        <w:rPr>
          <w:rFonts w:ascii="Times New Roman" w:eastAsia="Times New Roman" w:hAnsi="Times New Roman" w:cs="Times New Roman"/>
          <w:color w:val="000000" w:themeColor="text1"/>
          <w:sz w:val="24"/>
          <w:szCs w:val="24"/>
        </w:rPr>
        <w:t>various</w:t>
      </w:r>
      <w:r w:rsidRPr="1CB6AC8D">
        <w:rPr>
          <w:rFonts w:ascii="Times New Roman" w:eastAsia="Times New Roman" w:hAnsi="Times New Roman" w:cs="Times New Roman"/>
          <w:color w:val="000000" w:themeColor="text1"/>
          <w:sz w:val="24"/>
          <w:szCs w:val="24"/>
        </w:rPr>
        <w:t xml:space="preserve"> colors and will start blooming as early as December. Additionally, Winter Pansies can be grown in full sun to full shade. The Algerian Iris would be another great addition to the garden </w:t>
      </w:r>
      <w:r w:rsidRPr="1CB6AC8D">
        <w:rPr>
          <w:rFonts w:ascii="Times New Roman" w:eastAsia="Times New Roman" w:hAnsi="Times New Roman" w:cs="Times New Roman"/>
          <w:color w:val="000000" w:themeColor="text1"/>
          <w:sz w:val="24"/>
          <w:szCs w:val="24"/>
        </w:rPr>
        <w:lastRenderedPageBreak/>
        <w:t>because of the vibrant color and sweet scent throughout the winter. While this plant does require full sunlight to grow, it will start blooming as early as November. In addition to these plants, there are a variety of other plants such as Crocus, Ranunculus, Japanese Camellias, and Kaffir Lilies that can withstand the harsh temperatures of winter while also bringing color to the garden.</w:t>
      </w:r>
    </w:p>
    <w:p w14:paraId="2DFB4299" w14:textId="3E086928" w:rsidR="014D497E" w:rsidRPr="00D54BA6" w:rsidRDefault="4FA6C06F" w:rsidP="00877791">
      <w:pPr>
        <w:spacing w:line="480" w:lineRule="auto"/>
        <w:ind w:firstLine="720"/>
        <w:rPr>
          <w:rFonts w:ascii="Times New Roman" w:hAnsi="Times New Roman" w:cs="Times New Roman"/>
          <w:sz w:val="24"/>
          <w:szCs w:val="24"/>
        </w:rPr>
      </w:pPr>
      <w:r w:rsidRPr="1CB6AC8D">
        <w:rPr>
          <w:rFonts w:ascii="Times New Roman" w:eastAsia="Times New Roman" w:hAnsi="Times New Roman" w:cs="Times New Roman"/>
          <w:color w:val="000000" w:themeColor="text1"/>
          <w:sz w:val="24"/>
          <w:szCs w:val="24"/>
        </w:rPr>
        <w:t xml:space="preserve">When gardening in the winter, there are </w:t>
      </w:r>
      <w:r w:rsidR="0001559B" w:rsidRPr="0001559B">
        <w:rPr>
          <w:rFonts w:ascii="Times New Roman" w:eastAsia="Times New Roman" w:hAnsi="Times New Roman" w:cs="Times New Roman"/>
          <w:color w:val="000000" w:themeColor="text1"/>
          <w:sz w:val="24"/>
          <w:szCs w:val="24"/>
        </w:rPr>
        <w:t>various</w:t>
      </w:r>
      <w:r w:rsidRPr="1CB6AC8D">
        <w:rPr>
          <w:rFonts w:ascii="Times New Roman" w:eastAsia="Times New Roman" w:hAnsi="Times New Roman" w:cs="Times New Roman"/>
          <w:color w:val="000000" w:themeColor="text1"/>
          <w:sz w:val="24"/>
          <w:szCs w:val="24"/>
        </w:rPr>
        <w:t xml:space="preserve"> methods one can use to protect existing plants. Applying generous amounts of mulch or straw to planting beds will help protect the soil from pelting rains and hail while simultaneously insulating the soil temperatures. </w:t>
      </w:r>
      <w:r w:rsidR="0001559B" w:rsidRPr="0001559B">
        <w:rPr>
          <w:rFonts w:ascii="Times New Roman" w:eastAsia="Times New Roman" w:hAnsi="Times New Roman" w:cs="Times New Roman"/>
          <w:color w:val="000000" w:themeColor="text1"/>
          <w:sz w:val="24"/>
          <w:szCs w:val="24"/>
        </w:rPr>
        <w:t>A floating</w:t>
      </w:r>
      <w:r w:rsidRPr="1CB6AC8D">
        <w:rPr>
          <w:rFonts w:ascii="Times New Roman" w:eastAsia="Times New Roman" w:hAnsi="Times New Roman" w:cs="Times New Roman"/>
          <w:color w:val="000000" w:themeColor="text1"/>
          <w:sz w:val="24"/>
          <w:szCs w:val="24"/>
        </w:rPr>
        <w:t xml:space="preserve"> row cover is a specifically designed </w:t>
      </w:r>
      <w:r w:rsidR="0001559B" w:rsidRPr="0001559B">
        <w:rPr>
          <w:rFonts w:ascii="Times New Roman" w:eastAsia="Times New Roman" w:hAnsi="Times New Roman" w:cs="Times New Roman"/>
          <w:color w:val="000000" w:themeColor="text1"/>
          <w:sz w:val="24"/>
          <w:szCs w:val="24"/>
        </w:rPr>
        <w:t xml:space="preserve">fabric </w:t>
      </w:r>
      <w:r w:rsidRPr="1CB6AC8D">
        <w:rPr>
          <w:rFonts w:ascii="Times New Roman" w:eastAsia="Times New Roman" w:hAnsi="Times New Roman" w:cs="Times New Roman"/>
          <w:color w:val="000000" w:themeColor="text1"/>
          <w:sz w:val="24"/>
          <w:szCs w:val="24"/>
        </w:rPr>
        <w:t>to protect plants against frost. It will protect plants from cold snaps and low temperatures by insulating the soil. Lastly, plants can be planted on straw bales for added warmth during the colder seasons, as straw bales continuously decompose</w:t>
      </w:r>
      <w:r w:rsidR="0001559B" w:rsidRPr="0001559B">
        <w:rPr>
          <w:rFonts w:ascii="Times New Roman" w:eastAsia="Times New Roman" w:hAnsi="Times New Roman" w:cs="Times New Roman"/>
          <w:color w:val="000000" w:themeColor="text1"/>
          <w:sz w:val="24"/>
          <w:szCs w:val="24"/>
        </w:rPr>
        <w:t>,</w:t>
      </w:r>
      <w:r w:rsidRPr="1CB6AC8D">
        <w:rPr>
          <w:rFonts w:ascii="Times New Roman" w:eastAsia="Times New Roman" w:hAnsi="Times New Roman" w:cs="Times New Roman"/>
          <w:color w:val="000000" w:themeColor="text1"/>
          <w:sz w:val="24"/>
          <w:szCs w:val="24"/>
        </w:rPr>
        <w:t xml:space="preserve"> which therefore continuously </w:t>
      </w:r>
      <w:r w:rsidR="0001559B" w:rsidRPr="0001559B">
        <w:rPr>
          <w:rFonts w:ascii="Times New Roman" w:eastAsia="Times New Roman" w:hAnsi="Times New Roman" w:cs="Times New Roman"/>
          <w:color w:val="000000" w:themeColor="text1"/>
          <w:sz w:val="24"/>
          <w:szCs w:val="24"/>
        </w:rPr>
        <w:t>generates</w:t>
      </w:r>
      <w:r w:rsidRPr="1CB6AC8D">
        <w:rPr>
          <w:rFonts w:ascii="Times New Roman" w:eastAsia="Times New Roman" w:hAnsi="Times New Roman" w:cs="Times New Roman"/>
          <w:color w:val="000000" w:themeColor="text1"/>
          <w:sz w:val="24"/>
          <w:szCs w:val="24"/>
        </w:rPr>
        <w:t xml:space="preserve"> heat.</w:t>
      </w:r>
      <w:r w:rsidR="014D497E" w:rsidRPr="00D54BA6">
        <w:rPr>
          <w:rFonts w:ascii="Times New Roman" w:hAnsi="Times New Roman" w:cs="Times New Roman"/>
          <w:sz w:val="24"/>
          <w:szCs w:val="24"/>
        </w:rPr>
        <w:br/>
      </w:r>
    </w:p>
    <w:p w14:paraId="44CA0AA3" w14:textId="2860BB9B" w:rsidR="006B4891" w:rsidRPr="00AC1BBD" w:rsidRDefault="3572D03B" w:rsidP="089A968F">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t>Additional Plants</w:t>
      </w:r>
    </w:p>
    <w:p w14:paraId="33C2FB85" w14:textId="5BE2D61D" w:rsidR="00D934FB" w:rsidRDefault="00D934FB" w:rsidP="006B30E6">
      <w:pPr>
        <w:pStyle w:val="NormalWeb"/>
        <w:spacing w:before="0" w:beforeAutospacing="0" w:after="0" w:afterAutospacing="0" w:line="480" w:lineRule="auto"/>
        <w:ind w:firstLine="720"/>
        <w:rPr>
          <w:color w:val="0E101A"/>
        </w:rPr>
      </w:pPr>
      <w:r>
        <w:rPr>
          <w:color w:val="0E101A"/>
        </w:rPr>
        <w:t xml:space="preserve">With these seasonal edible plants in consideration, we can also consider the growth of non-edible plants alongside and in between for fundraising and garden protection purposes. Catnip, or </w:t>
      </w:r>
      <w:r w:rsidR="00FC47B1" w:rsidRPr="00FC47B1">
        <w:rPr>
          <w:i/>
          <w:iCs/>
          <w:color w:val="0E101A"/>
        </w:rPr>
        <w:t>N</w:t>
      </w:r>
      <w:r w:rsidRPr="00FC47B1">
        <w:rPr>
          <w:i/>
          <w:iCs/>
          <w:color w:val="0E101A"/>
        </w:rPr>
        <w:t>epeta cataria</w:t>
      </w:r>
      <w:r>
        <w:rPr>
          <w:color w:val="0E101A"/>
        </w:rPr>
        <w:t xml:space="preserve">, would be a great fundraising plant because of its popularity with cats and cat owners. Additionally, UTA has a massive nonprofit club dedicated to the care of over 100 feral cats that live on and around campus. This gardening program could </w:t>
      </w:r>
      <w:r w:rsidR="000D4425">
        <w:rPr>
          <w:color w:val="0E101A"/>
        </w:rPr>
        <w:t>efficiently</w:t>
      </w:r>
      <w:r>
        <w:rPr>
          <w:color w:val="0E101A"/>
        </w:rPr>
        <w:t xml:space="preserve"> work with the Campus Cat Coalition</w:t>
      </w:r>
      <w:r w:rsidR="00496DC4">
        <w:rPr>
          <w:color w:val="0E101A"/>
        </w:rPr>
        <w:t xml:space="preserve"> (CCC)</w:t>
      </w:r>
      <w:r>
        <w:rPr>
          <w:color w:val="0E101A"/>
        </w:rPr>
        <w:t xml:space="preserve"> to raise funds for future gar</w:t>
      </w:r>
      <w:r w:rsidRPr="1304AAB8">
        <w:rPr>
          <w:color w:val="0E101A"/>
        </w:rPr>
        <w:t>d</w:t>
      </w:r>
      <w:r>
        <w:rPr>
          <w:color w:val="0E101A"/>
        </w:rPr>
        <w:t xml:space="preserve">en activities and plant upkeep. The CCC has been very eager to work with our potential project and organization, especially </w:t>
      </w:r>
      <w:r w:rsidR="003B092E">
        <w:rPr>
          <w:color w:val="0E101A"/>
        </w:rPr>
        <w:t>regarding</w:t>
      </w:r>
      <w:r>
        <w:rPr>
          <w:color w:val="0E101A"/>
        </w:rPr>
        <w:t xml:space="preserve"> the catnip and volunteer opportunities. </w:t>
      </w:r>
    </w:p>
    <w:p w14:paraId="5A37E03A" w14:textId="11F758CF" w:rsidR="00D934FB" w:rsidRDefault="00D934FB" w:rsidP="006B30E6">
      <w:pPr>
        <w:pStyle w:val="NormalWeb"/>
        <w:spacing w:before="0" w:beforeAutospacing="0" w:after="0" w:afterAutospacing="0" w:line="480" w:lineRule="auto"/>
        <w:ind w:firstLine="720"/>
      </w:pPr>
      <w:r>
        <w:rPr>
          <w:color w:val="0E101A"/>
        </w:rPr>
        <w:t xml:space="preserve">Thankfully, successfully growing catnip is not a difficult task and once grown is a perennial plant. Catnip could be grown either inside or outside, and we would work with the </w:t>
      </w:r>
      <w:r>
        <w:rPr>
          <w:color w:val="0E101A"/>
        </w:rPr>
        <w:lastRenderedPageBreak/>
        <w:t>CCC regarding outdoor planting locations or if we should keep growing the catnip indoors. If they were to be planted outdoors, it is recommended to plant them in a location safe for cats to frequent and behind more attractive flowers for garden appearance purposes (“Texas Herb Gardening – Catnip”). Catnip requires some light watering, but nothing excessive. Additionally, these plants do better with morning sun and afternoon shade during the hot Texas summers. There are many grow</w:t>
      </w:r>
      <w:r w:rsidR="000D4425">
        <w:rPr>
          <w:color w:val="0E101A"/>
        </w:rPr>
        <w:t>-</w:t>
      </w:r>
      <w:r>
        <w:rPr>
          <w:color w:val="0E101A"/>
        </w:rPr>
        <w:t>your</w:t>
      </w:r>
      <w:r w:rsidR="000D4425">
        <w:rPr>
          <w:color w:val="0E101A"/>
        </w:rPr>
        <w:t>-</w:t>
      </w:r>
      <w:r>
        <w:rPr>
          <w:color w:val="0E101A"/>
        </w:rPr>
        <w:t>own catnip kits available in garden stores and online that</w:t>
      </w:r>
      <w:r w:rsidR="000D4425">
        <w:rPr>
          <w:color w:val="0E101A"/>
        </w:rPr>
        <w:t>,</w:t>
      </w:r>
      <w:r>
        <w:rPr>
          <w:color w:val="0E101A"/>
        </w:rPr>
        <w:t xml:space="preserve"> on average</w:t>
      </w:r>
      <w:r w:rsidR="000D4425">
        <w:rPr>
          <w:color w:val="0E101A"/>
        </w:rPr>
        <w:t>,</w:t>
      </w:r>
      <w:r>
        <w:rPr>
          <w:color w:val="0E101A"/>
        </w:rPr>
        <w:t xml:space="preserve"> range from 5 to 10 dollars. Due to being part of the mint family, catnip can spread and self-seed. If regularly </w:t>
      </w:r>
      <w:r w:rsidR="000D4425">
        <w:rPr>
          <w:color w:val="0E101A"/>
        </w:rPr>
        <w:t>managed</w:t>
      </w:r>
      <w:r>
        <w:rPr>
          <w:color w:val="0E101A"/>
        </w:rPr>
        <w:t xml:space="preserve"> in a garden bed or kept indoors in pots, this would not be a </w:t>
      </w:r>
      <w:r w:rsidR="000D4425">
        <w:rPr>
          <w:color w:val="0E101A"/>
        </w:rPr>
        <w:t>significant</w:t>
      </w:r>
      <w:r>
        <w:rPr>
          <w:color w:val="0E101A"/>
        </w:rPr>
        <w:t xml:space="preserve"> issue and </w:t>
      </w:r>
      <w:r w:rsidR="000D4425">
        <w:rPr>
          <w:color w:val="0E101A"/>
        </w:rPr>
        <w:t xml:space="preserve">would </w:t>
      </w:r>
      <w:r>
        <w:rPr>
          <w:color w:val="0E101A"/>
        </w:rPr>
        <w:t>rather work in our favor. </w:t>
      </w:r>
    </w:p>
    <w:p w14:paraId="478D3F84" w14:textId="77777777" w:rsidR="000D4425" w:rsidRDefault="000D4425" w:rsidP="000D4425">
      <w:pPr>
        <w:pStyle w:val="NormalWeb"/>
        <w:spacing w:before="0" w:beforeAutospacing="0" w:after="0" w:afterAutospacing="0" w:line="480" w:lineRule="auto"/>
        <w:rPr>
          <w:color w:val="0E101A"/>
        </w:rPr>
      </w:pPr>
      <w:r>
        <w:rPr>
          <w:color w:val="0E101A"/>
        </w:rPr>
        <w:t>           </w:t>
      </w:r>
      <w:r w:rsidR="00D934FB">
        <w:rPr>
          <w:color w:val="0E101A"/>
        </w:rPr>
        <w:t xml:space="preserve">Butterfly plants would be another way to attract students and faculty to our gardens while also adding to the aesthetic. There are a variety of butterflies that </w:t>
      </w:r>
      <w:r>
        <w:rPr>
          <w:color w:val="0E101A"/>
        </w:rPr>
        <w:t xml:space="preserve">have </w:t>
      </w:r>
      <w:r w:rsidR="00D934FB">
        <w:rPr>
          <w:color w:val="0E101A"/>
        </w:rPr>
        <w:t xml:space="preserve">each favored nectar and host plants. Nectar plants are necessary for adult butterflies, and host plants provide a place for butterflies to lay eggs and leaves for the caterpillars to eat. Both are necessary to attract butterflies. Since UTA is in the north Texas region, pandering towards the monarch, queen, and fritillary butterflies would likely be the most effective and sustainable. This is because the plants </w:t>
      </w:r>
      <w:r>
        <w:rPr>
          <w:color w:val="0E101A"/>
        </w:rPr>
        <w:t>required</w:t>
      </w:r>
      <w:r w:rsidR="00D934FB">
        <w:rPr>
          <w:color w:val="0E101A"/>
        </w:rPr>
        <w:t xml:space="preserve"> for these specific butterflies overlap and are accustomed to the local weather. The three plants our butterfly garden could start with are butterfly weed (</w:t>
      </w:r>
      <w:r w:rsidR="5DE4FA4F">
        <w:rPr>
          <w:rStyle w:val="Emphasis"/>
          <w:color w:val="0E101A"/>
        </w:rPr>
        <w:t>A</w:t>
      </w:r>
      <w:r w:rsidR="6FBA0056">
        <w:rPr>
          <w:rStyle w:val="Emphasis"/>
          <w:color w:val="0E101A"/>
        </w:rPr>
        <w:t>sclepias</w:t>
      </w:r>
      <w:r w:rsidR="00D934FB">
        <w:rPr>
          <w:rStyle w:val="Emphasis"/>
          <w:color w:val="0E101A"/>
        </w:rPr>
        <w:t xml:space="preserve"> tuberosa</w:t>
      </w:r>
      <w:r w:rsidR="6FBA0056">
        <w:rPr>
          <w:color w:val="0E101A"/>
        </w:rPr>
        <w:t>)</w:t>
      </w:r>
      <w:r w:rsidR="24F1DD52">
        <w:rPr>
          <w:color w:val="0E101A"/>
        </w:rPr>
        <w:t xml:space="preserve"> (see </w:t>
      </w:r>
      <w:r w:rsidR="48748347">
        <w:rPr>
          <w:color w:val="0E101A"/>
        </w:rPr>
        <w:t>f</w:t>
      </w:r>
      <w:r w:rsidR="24F1DD52">
        <w:rPr>
          <w:color w:val="0E101A"/>
        </w:rPr>
        <w:t>ig.</w:t>
      </w:r>
      <w:r w:rsidR="1CA93675">
        <w:rPr>
          <w:color w:val="0E101A"/>
        </w:rPr>
        <w:t>15</w:t>
      </w:r>
      <w:r w:rsidR="00D934FB">
        <w:rPr>
          <w:color w:val="0E101A"/>
        </w:rPr>
        <w:t>), mistflower (</w:t>
      </w:r>
      <w:r w:rsidR="7AF52E61">
        <w:rPr>
          <w:color w:val="0E101A"/>
        </w:rPr>
        <w:t>C</w:t>
      </w:r>
      <w:r w:rsidR="6FBA0056">
        <w:rPr>
          <w:rStyle w:val="Emphasis"/>
          <w:color w:val="0E101A"/>
        </w:rPr>
        <w:t>onoclinium</w:t>
      </w:r>
      <w:r w:rsidR="00D934FB">
        <w:rPr>
          <w:rStyle w:val="Emphasis"/>
          <w:color w:val="0E101A"/>
        </w:rPr>
        <w:t xml:space="preserve"> greggii</w:t>
      </w:r>
      <w:r w:rsidR="6FBA0056">
        <w:rPr>
          <w:color w:val="0E101A"/>
        </w:rPr>
        <w:t>)</w:t>
      </w:r>
      <w:r w:rsidR="6D8D9961">
        <w:rPr>
          <w:color w:val="0E101A"/>
        </w:rPr>
        <w:t xml:space="preserve"> (see fig.16</w:t>
      </w:r>
      <w:r w:rsidR="00D934FB">
        <w:rPr>
          <w:color w:val="0E101A"/>
        </w:rPr>
        <w:t>), and violets (</w:t>
      </w:r>
      <w:r w:rsidR="5182608C">
        <w:rPr>
          <w:rStyle w:val="Emphasis"/>
          <w:color w:val="0E101A"/>
        </w:rPr>
        <w:t>Viola</w:t>
      </w:r>
      <w:r w:rsidR="6FBA0056">
        <w:rPr>
          <w:color w:val="0E101A"/>
        </w:rPr>
        <w:t>)</w:t>
      </w:r>
      <w:r w:rsidR="7E4C0C41">
        <w:rPr>
          <w:color w:val="0E101A"/>
        </w:rPr>
        <w:t xml:space="preserve"> (see fig.17</w:t>
      </w:r>
      <w:r w:rsidR="00D934FB">
        <w:rPr>
          <w:color w:val="0E101A"/>
        </w:rPr>
        <w:t>). </w:t>
      </w:r>
    </w:p>
    <w:p w14:paraId="2CA1F2C7" w14:textId="4EE30630" w:rsidR="00D934FB" w:rsidRDefault="00D934FB" w:rsidP="00877791">
      <w:pPr>
        <w:pStyle w:val="NormalWeb"/>
        <w:spacing w:before="0" w:beforeAutospacing="0" w:after="0" w:afterAutospacing="0" w:line="480" w:lineRule="auto"/>
        <w:rPr>
          <w:color w:val="000000"/>
          <w:shd w:val="clear" w:color="auto" w:fill="FFFFFF"/>
        </w:rPr>
      </w:pPr>
    </w:p>
    <w:p w14:paraId="4221673F" w14:textId="18897B89" w:rsidR="002D0DE1" w:rsidRDefault="002D0DE1" w:rsidP="00877791">
      <w:pPr>
        <w:pStyle w:val="NormalWeb"/>
        <w:spacing w:before="0" w:beforeAutospacing="0" w:after="0" w:afterAutospacing="0" w:line="480" w:lineRule="auto"/>
        <w:rPr>
          <w:color w:val="000000" w:themeColor="text1"/>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3375"/>
        <w:gridCol w:w="3165"/>
        <w:gridCol w:w="2932"/>
      </w:tblGrid>
      <w:tr w:rsidR="58098002" w:rsidRPr="00D54BA6" w14:paraId="1A4BE097" w14:textId="77777777" w:rsidTr="31C28A81">
        <w:tc>
          <w:tcPr>
            <w:tcW w:w="3375" w:type="dxa"/>
          </w:tcPr>
          <w:p w14:paraId="17FD876E" w14:textId="58C80D5D" w:rsidR="3926704B" w:rsidRDefault="3926704B" w:rsidP="00877791">
            <w:pPr>
              <w:pStyle w:val="NormalWeb"/>
              <w:spacing w:line="480" w:lineRule="auto"/>
            </w:pPr>
            <w:r>
              <w:rPr>
                <w:noProof/>
              </w:rPr>
              <w:lastRenderedPageBreak/>
              <w:drawing>
                <wp:inline distT="0" distB="0" distL="0" distR="0" wp14:anchorId="67234FF0" wp14:editId="4222DC98">
                  <wp:extent cx="1838325" cy="1776066"/>
                  <wp:effectExtent l="0" t="0" r="8890" b="0"/>
                  <wp:docPr id="49392729" name="Picture 5" descr="Consortium of Intermountain Herbaria - Asclepias tube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38325" cy="1776066"/>
                          </a:xfrm>
                          <a:prstGeom prst="rect">
                            <a:avLst/>
                          </a:prstGeom>
                          <a:noFill/>
                          <a:ln>
                            <a:noFill/>
                          </a:ln>
                        </pic:spPr>
                      </pic:pic>
                    </a:graphicData>
                  </a:graphic>
                </wp:inline>
              </w:drawing>
            </w:r>
          </w:p>
        </w:tc>
        <w:tc>
          <w:tcPr>
            <w:tcW w:w="3165" w:type="dxa"/>
          </w:tcPr>
          <w:p w14:paraId="488CB523" w14:textId="55CF7CFD" w:rsidR="3926704B" w:rsidRDefault="3926704B" w:rsidP="00877791">
            <w:pPr>
              <w:pStyle w:val="NormalWeb"/>
              <w:spacing w:line="480" w:lineRule="auto"/>
            </w:pPr>
            <w:r>
              <w:rPr>
                <w:noProof/>
              </w:rPr>
              <w:drawing>
                <wp:inline distT="0" distB="0" distL="0" distR="0" wp14:anchorId="3B475DEF" wp14:editId="100CC07F">
                  <wp:extent cx="1752600" cy="1858703"/>
                  <wp:effectExtent l="0" t="0" r="0" b="8255"/>
                  <wp:docPr id="6" name="Picture 6" descr="Blue mistflower is a fall-blooming perennial that offers color year-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cstate="print">
                            <a:extLst>
                              <a:ext uri="{28A0092B-C50C-407E-A947-70E740481C1C}">
                                <a14:useLocalDpi xmlns:a14="http://schemas.microsoft.com/office/drawing/2010/main" val="0"/>
                              </a:ext>
                            </a:extLst>
                          </a:blip>
                          <a:srcRect t="10767" b="9692"/>
                          <a:stretch>
                            <a:fillRect/>
                          </a:stretch>
                        </pic:blipFill>
                        <pic:spPr bwMode="auto">
                          <a:xfrm>
                            <a:off x="0" y="0"/>
                            <a:ext cx="1757350" cy="18637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32" w:type="dxa"/>
          </w:tcPr>
          <w:p w14:paraId="7576AD92" w14:textId="5E54DA95" w:rsidR="3926704B" w:rsidRDefault="3926704B" w:rsidP="00877791">
            <w:pPr>
              <w:pStyle w:val="NormalWeb"/>
              <w:spacing w:line="480" w:lineRule="auto"/>
              <w:rPr>
                <w:noProof/>
              </w:rPr>
            </w:pPr>
            <w:r>
              <w:rPr>
                <w:noProof/>
              </w:rPr>
              <w:drawing>
                <wp:inline distT="0" distB="0" distL="0" distR="0" wp14:anchorId="3E10575E" wp14:editId="58B7C733">
                  <wp:extent cx="1418614" cy="1914525"/>
                  <wp:effectExtent l="0" t="0" r="0" b="0"/>
                  <wp:docPr id="7" name="Picture 7" descr="Violet - Flowers - Featured Content - Lovin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cstate="print">
                            <a:extLst>
                              <a:ext uri="{28A0092B-C50C-407E-A947-70E740481C1C}">
                                <a14:useLocalDpi xmlns:a14="http://schemas.microsoft.com/office/drawing/2010/main" val="0"/>
                              </a:ext>
                            </a:extLst>
                          </a:blip>
                          <a:srcRect t="1199" b="8788"/>
                          <a:stretch>
                            <a:fillRect/>
                          </a:stretch>
                        </pic:blipFill>
                        <pic:spPr bwMode="auto">
                          <a:xfrm>
                            <a:off x="0" y="0"/>
                            <a:ext cx="1418614" cy="19145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58098002" w:rsidRPr="00D54BA6" w14:paraId="3B0F5F65" w14:textId="77777777" w:rsidTr="31C28A81">
        <w:tc>
          <w:tcPr>
            <w:tcW w:w="3375" w:type="dxa"/>
          </w:tcPr>
          <w:p w14:paraId="32BBB952" w14:textId="10C3B944" w:rsidR="117CF5FA" w:rsidRPr="00D54BA6" w:rsidRDefault="262C357C" w:rsidP="00877791">
            <w:pPr>
              <w:spacing w:line="480" w:lineRule="auto"/>
              <w:ind w:left="567" w:hanging="567"/>
              <w:rPr>
                <w:rFonts w:ascii="Times New Roman" w:eastAsia="Times New Roman" w:hAnsi="Times New Roman" w:cs="Times New Roman"/>
                <w:sz w:val="24"/>
                <w:szCs w:val="24"/>
              </w:rPr>
            </w:pPr>
            <w:r w:rsidRPr="31C28A81">
              <w:rPr>
                <w:rFonts w:ascii="Times New Roman" w:eastAsia="Times New Roman" w:hAnsi="Times New Roman" w:cs="Times New Roman"/>
                <w:sz w:val="24"/>
                <w:szCs w:val="24"/>
              </w:rPr>
              <w:t>Fig.</w:t>
            </w:r>
            <w:r w:rsidR="74788005" w:rsidRPr="31C28A81">
              <w:rPr>
                <w:rFonts w:ascii="Times New Roman" w:eastAsia="Times New Roman" w:hAnsi="Times New Roman" w:cs="Times New Roman"/>
                <w:sz w:val="24"/>
                <w:szCs w:val="24"/>
              </w:rPr>
              <w:t xml:space="preserve">15. Picture of </w:t>
            </w:r>
            <w:r w:rsidRPr="31C28A81">
              <w:rPr>
                <w:rFonts w:ascii="Times New Roman" w:eastAsia="Times New Roman" w:hAnsi="Times New Roman" w:cs="Times New Roman"/>
                <w:sz w:val="24"/>
                <w:szCs w:val="24"/>
              </w:rPr>
              <w:t xml:space="preserve">Asclepius </w:t>
            </w:r>
            <w:r w:rsidR="6E6FC717" w:rsidRPr="31C28A81">
              <w:rPr>
                <w:rFonts w:ascii="Times New Roman" w:eastAsia="Times New Roman" w:hAnsi="Times New Roman" w:cs="Times New Roman"/>
                <w:i/>
                <w:iCs/>
                <w:sz w:val="24"/>
                <w:szCs w:val="24"/>
              </w:rPr>
              <w:t>t</w:t>
            </w:r>
            <w:r w:rsidRPr="31C28A81">
              <w:rPr>
                <w:rFonts w:ascii="Times New Roman" w:eastAsia="Times New Roman" w:hAnsi="Times New Roman" w:cs="Times New Roman"/>
                <w:sz w:val="24"/>
                <w:szCs w:val="24"/>
              </w:rPr>
              <w:t>uberos</w:t>
            </w:r>
            <w:r w:rsidR="60226358" w:rsidRPr="31C28A81">
              <w:rPr>
                <w:rFonts w:ascii="Times New Roman" w:eastAsia="Times New Roman" w:hAnsi="Times New Roman" w:cs="Times New Roman"/>
                <w:sz w:val="24"/>
                <w:szCs w:val="24"/>
              </w:rPr>
              <w:t>a from</w:t>
            </w:r>
            <w:r w:rsidRPr="31C28A81">
              <w:rPr>
                <w:rFonts w:ascii="Times New Roman" w:eastAsia="Times New Roman" w:hAnsi="Times New Roman" w:cs="Times New Roman"/>
                <w:sz w:val="24"/>
                <w:szCs w:val="24"/>
              </w:rPr>
              <w:t xml:space="preserve"> </w:t>
            </w:r>
            <w:r w:rsidR="5D24D2E9" w:rsidRPr="31C28A81">
              <w:rPr>
                <w:rFonts w:ascii="Times New Roman" w:eastAsia="Times New Roman" w:hAnsi="Times New Roman" w:cs="Times New Roman"/>
                <w:sz w:val="24"/>
                <w:szCs w:val="24"/>
              </w:rPr>
              <w:t xml:space="preserve">“Asclepius Tuberosa.” </w:t>
            </w:r>
            <w:r w:rsidR="5D24D2E9" w:rsidRPr="31C28A81">
              <w:rPr>
                <w:rFonts w:ascii="Times New Roman" w:eastAsia="Times New Roman" w:hAnsi="Times New Roman" w:cs="Times New Roman"/>
                <w:i/>
                <w:iCs/>
                <w:sz w:val="24"/>
                <w:szCs w:val="24"/>
              </w:rPr>
              <w:t>Consortium of Intermountain Herbaria</w:t>
            </w:r>
            <w:r w:rsidR="5D24D2E9" w:rsidRPr="31C28A81">
              <w:rPr>
                <w:rFonts w:ascii="Times New Roman" w:eastAsia="Times New Roman" w:hAnsi="Times New Roman" w:cs="Times New Roman"/>
                <w:sz w:val="24"/>
                <w:szCs w:val="24"/>
              </w:rPr>
              <w:t xml:space="preserve">, </w:t>
            </w:r>
            <w:hyperlink r:id="rId35">
              <w:r w:rsidR="5D24D2E9" w:rsidRPr="31C28A81">
                <w:rPr>
                  <w:rStyle w:val="Hyperlink"/>
                  <w:rFonts w:ascii="Times New Roman" w:eastAsia="Times New Roman" w:hAnsi="Times New Roman" w:cs="Times New Roman"/>
                  <w:sz w:val="24"/>
                  <w:szCs w:val="24"/>
                </w:rPr>
                <w:t>https://intermountainbiota.org/portal/taxa/index.php?taxon=3789&amp;clid=4230</w:t>
              </w:r>
            </w:hyperlink>
            <w:r w:rsidR="5D24D2E9" w:rsidRPr="31C28A81">
              <w:rPr>
                <w:rFonts w:ascii="Times New Roman" w:eastAsia="Times New Roman" w:hAnsi="Times New Roman" w:cs="Times New Roman"/>
                <w:sz w:val="24"/>
                <w:szCs w:val="24"/>
              </w:rPr>
              <w:t>.</w:t>
            </w:r>
          </w:p>
          <w:p w14:paraId="0BC783BB" w14:textId="553FA0B4" w:rsidR="117CF5FA" w:rsidRDefault="117CF5FA" w:rsidP="00877791">
            <w:pPr>
              <w:spacing w:line="480" w:lineRule="auto"/>
              <w:ind w:left="567" w:hanging="567"/>
              <w:rPr>
                <w:rFonts w:ascii="Times New Roman" w:eastAsia="Times New Roman" w:hAnsi="Times New Roman" w:cs="Times New Roman"/>
                <w:sz w:val="24"/>
                <w:szCs w:val="24"/>
              </w:rPr>
            </w:pPr>
          </w:p>
          <w:p w14:paraId="59D3CDD3" w14:textId="13D15D3A" w:rsidR="58098002" w:rsidRDefault="58098002" w:rsidP="00877791">
            <w:pPr>
              <w:pStyle w:val="NormalWeb"/>
              <w:spacing w:line="480" w:lineRule="auto"/>
            </w:pPr>
          </w:p>
        </w:tc>
        <w:tc>
          <w:tcPr>
            <w:tcW w:w="3165" w:type="dxa"/>
          </w:tcPr>
          <w:p w14:paraId="5C3061E1" w14:textId="42CFD5D1" w:rsidR="58098002" w:rsidRDefault="7B588DB0" w:rsidP="00877791">
            <w:pPr>
              <w:spacing w:line="480" w:lineRule="auto"/>
              <w:ind w:left="567" w:hanging="567"/>
              <w:rPr>
                <w:rFonts w:ascii="Times New Roman" w:eastAsia="Times New Roman" w:hAnsi="Times New Roman" w:cs="Times New Roman"/>
                <w:sz w:val="24"/>
                <w:szCs w:val="24"/>
              </w:rPr>
            </w:pPr>
            <w:r w:rsidRPr="31C28A81">
              <w:rPr>
                <w:rFonts w:ascii="Times New Roman" w:eastAsia="Times New Roman" w:hAnsi="Times New Roman" w:cs="Times New Roman"/>
                <w:sz w:val="24"/>
                <w:szCs w:val="24"/>
              </w:rPr>
              <w:t xml:space="preserve">Fig. 16. Picture of </w:t>
            </w:r>
            <w:r w:rsidR="01435B34" w:rsidRPr="31C28A81">
              <w:rPr>
                <w:rFonts w:ascii="Times New Roman" w:eastAsia="Times New Roman" w:hAnsi="Times New Roman" w:cs="Times New Roman"/>
                <w:i/>
                <w:iCs/>
                <w:sz w:val="24"/>
                <w:szCs w:val="24"/>
              </w:rPr>
              <w:t xml:space="preserve">Conoclinium greggii </w:t>
            </w:r>
            <w:r w:rsidRPr="31C28A81">
              <w:rPr>
                <w:rFonts w:ascii="Times New Roman" w:eastAsia="Times New Roman" w:hAnsi="Times New Roman" w:cs="Times New Roman"/>
                <w:sz w:val="24"/>
                <w:szCs w:val="24"/>
              </w:rPr>
              <w:t>from</w:t>
            </w:r>
            <w:r w:rsidR="33A3F980" w:rsidRPr="31C28A81">
              <w:rPr>
                <w:rFonts w:ascii="Times New Roman" w:eastAsia="Times New Roman" w:hAnsi="Times New Roman" w:cs="Times New Roman"/>
                <w:sz w:val="24"/>
                <w:szCs w:val="24"/>
              </w:rPr>
              <w:t xml:space="preserve"> </w:t>
            </w:r>
            <w:r w:rsidR="40F464FC" w:rsidRPr="31C28A81">
              <w:rPr>
                <w:rFonts w:ascii="Times New Roman" w:eastAsia="Times New Roman" w:hAnsi="Times New Roman" w:cs="Times New Roman"/>
                <w:sz w:val="24"/>
                <w:szCs w:val="24"/>
              </w:rPr>
              <w:t xml:space="preserve">“Plant Primer: Blue Mistflower Offers Color throughout the Seasons.” </w:t>
            </w:r>
            <w:r w:rsidR="40F464FC" w:rsidRPr="31C28A81">
              <w:rPr>
                <w:rFonts w:ascii="Times New Roman" w:eastAsia="Times New Roman" w:hAnsi="Times New Roman" w:cs="Times New Roman"/>
                <w:i/>
                <w:iCs/>
                <w:sz w:val="24"/>
                <w:szCs w:val="24"/>
              </w:rPr>
              <w:t>The Columbus Dispatch</w:t>
            </w:r>
            <w:r w:rsidR="40F464FC" w:rsidRPr="31C28A81">
              <w:rPr>
                <w:rFonts w:ascii="Times New Roman" w:eastAsia="Times New Roman" w:hAnsi="Times New Roman" w:cs="Times New Roman"/>
                <w:sz w:val="24"/>
                <w:szCs w:val="24"/>
              </w:rPr>
              <w:t xml:space="preserve">, The Columbus Dispatch, 19 Sept. 2021, </w:t>
            </w:r>
            <w:hyperlink r:id="rId36">
              <w:r w:rsidR="40F464FC" w:rsidRPr="31C28A81">
                <w:rPr>
                  <w:rStyle w:val="Hyperlink"/>
                  <w:rFonts w:ascii="Times New Roman" w:eastAsia="Times New Roman" w:hAnsi="Times New Roman" w:cs="Times New Roman"/>
                  <w:sz w:val="24"/>
                  <w:szCs w:val="24"/>
                </w:rPr>
                <w:t>https://www.dispatch.com/story/lifestyle/2021/09/19/blue-mistflower-fall-blooming-perennial-offers-color-year-round/8310319002/</w:t>
              </w:r>
            </w:hyperlink>
            <w:r w:rsidR="40F464FC" w:rsidRPr="31C28A81">
              <w:rPr>
                <w:rFonts w:ascii="Times New Roman" w:eastAsia="Times New Roman" w:hAnsi="Times New Roman" w:cs="Times New Roman"/>
                <w:sz w:val="24"/>
                <w:szCs w:val="24"/>
              </w:rPr>
              <w:t>.</w:t>
            </w:r>
          </w:p>
        </w:tc>
        <w:tc>
          <w:tcPr>
            <w:tcW w:w="2932" w:type="dxa"/>
          </w:tcPr>
          <w:p w14:paraId="559B62A7" w14:textId="032525E9" w:rsidR="58098002" w:rsidRDefault="159AF116" w:rsidP="00877791">
            <w:pPr>
              <w:spacing w:line="480" w:lineRule="auto"/>
              <w:ind w:left="567" w:hanging="567"/>
              <w:rPr>
                <w:rFonts w:ascii="Times New Roman" w:eastAsia="Times New Roman" w:hAnsi="Times New Roman" w:cs="Times New Roman"/>
                <w:sz w:val="24"/>
                <w:szCs w:val="24"/>
              </w:rPr>
            </w:pPr>
            <w:r w:rsidRPr="31C28A81">
              <w:rPr>
                <w:rFonts w:ascii="Times New Roman" w:eastAsia="Times New Roman" w:hAnsi="Times New Roman" w:cs="Times New Roman"/>
                <w:sz w:val="24"/>
                <w:szCs w:val="24"/>
              </w:rPr>
              <w:t xml:space="preserve">Fig.17. Picture of violets from “Violet.” </w:t>
            </w:r>
            <w:r w:rsidRPr="31C28A81">
              <w:rPr>
                <w:rFonts w:ascii="Times New Roman" w:eastAsia="Times New Roman" w:hAnsi="Times New Roman" w:cs="Times New Roman"/>
                <w:i/>
                <w:iCs/>
                <w:sz w:val="24"/>
                <w:szCs w:val="24"/>
              </w:rPr>
              <w:t>Lovingly</w:t>
            </w:r>
            <w:r w:rsidRPr="31C28A81">
              <w:rPr>
                <w:rFonts w:ascii="Times New Roman" w:eastAsia="Times New Roman" w:hAnsi="Times New Roman" w:cs="Times New Roman"/>
                <w:sz w:val="24"/>
                <w:szCs w:val="24"/>
              </w:rPr>
              <w:t xml:space="preserve">, 20 Aug. 2021, </w:t>
            </w:r>
            <w:hyperlink r:id="rId37">
              <w:r w:rsidRPr="31C28A81">
                <w:rPr>
                  <w:rStyle w:val="Hyperlink"/>
                  <w:rFonts w:ascii="Times New Roman" w:eastAsia="Times New Roman" w:hAnsi="Times New Roman" w:cs="Times New Roman"/>
                  <w:sz w:val="24"/>
                  <w:szCs w:val="24"/>
                </w:rPr>
                <w:t>https://www.lovingly.com/featured-content/flower-meanings/violet/</w:t>
              </w:r>
            </w:hyperlink>
            <w:r w:rsidRPr="31C28A81">
              <w:rPr>
                <w:rFonts w:ascii="Times New Roman" w:eastAsia="Times New Roman" w:hAnsi="Times New Roman" w:cs="Times New Roman"/>
                <w:sz w:val="24"/>
                <w:szCs w:val="24"/>
              </w:rPr>
              <w:t>.</w:t>
            </w:r>
          </w:p>
          <w:p w14:paraId="539DBDAD" w14:textId="345FC425" w:rsidR="58098002" w:rsidRDefault="58098002" w:rsidP="00877791">
            <w:pPr>
              <w:pStyle w:val="NormalWeb"/>
              <w:spacing w:line="480" w:lineRule="auto"/>
            </w:pPr>
          </w:p>
        </w:tc>
      </w:tr>
    </w:tbl>
    <w:p w14:paraId="66E23FC1" w14:textId="074FE6D4" w:rsidR="00224ED4" w:rsidRDefault="00224ED4" w:rsidP="00877791">
      <w:pPr>
        <w:pStyle w:val="NormalWeb"/>
        <w:spacing w:before="0" w:beforeAutospacing="0" w:after="0" w:afterAutospacing="0" w:line="480" w:lineRule="auto"/>
        <w:ind w:firstLine="720"/>
        <w:rPr>
          <w:color w:val="000000" w:themeColor="text1"/>
        </w:rPr>
      </w:pPr>
    </w:p>
    <w:p w14:paraId="7D0C5591" w14:textId="77777777" w:rsidR="00592154" w:rsidRPr="00592154" w:rsidRDefault="00592154" w:rsidP="00592154">
      <w:pPr>
        <w:pStyle w:val="NormalWeb"/>
        <w:spacing w:after="0" w:line="480" w:lineRule="auto"/>
        <w:ind w:firstLine="720"/>
        <w:rPr>
          <w:color w:val="000000"/>
          <w:shd w:val="clear" w:color="auto" w:fill="FFFFFF"/>
        </w:rPr>
      </w:pPr>
      <w:r w:rsidRPr="00592154">
        <w:rPr>
          <w:color w:val="000000"/>
          <w:shd w:val="clear" w:color="auto" w:fill="FFFFFF"/>
        </w:rPr>
        <w:lastRenderedPageBreak/>
        <w:t xml:space="preserve">Butterfly weed would act as a host plant for monarch butterflies and host and nectar plants for queen butterflies. Since butterfly weed is a milkweed plant favored by many types of butterflies, expanding the garden would take adding just a few specific host plants to attract significantly more butterflies. Butterfly weed thrives in many soils and is a low-maintenance plant. When this plant grows back, it is more plentiful in blooms as it is a perennial. This plant does well in full sunlight but is resilient enough for some hours in the shade (Vanderlinden). Once butterfly weed is established and mature, this plant prefers dry soil. Butterfly weed’s blooms are a bright orange bunch that matches UTA’s accent school color. Due to this plant’s high nectar content, it can also attract other pollinators such as bees and hummingbirds. </w:t>
      </w:r>
    </w:p>
    <w:p w14:paraId="5D3BA52B" w14:textId="77777777" w:rsidR="00592154" w:rsidRPr="00592154" w:rsidRDefault="00592154" w:rsidP="00592154">
      <w:pPr>
        <w:pStyle w:val="NormalWeb"/>
        <w:spacing w:after="0" w:line="480" w:lineRule="auto"/>
        <w:ind w:firstLine="720"/>
        <w:rPr>
          <w:color w:val="000000"/>
          <w:shd w:val="clear" w:color="auto" w:fill="FFFFFF"/>
        </w:rPr>
      </w:pPr>
      <w:r w:rsidRPr="00592154">
        <w:rPr>
          <w:color w:val="000000"/>
          <w:shd w:val="clear" w:color="auto" w:fill="FFFFFF"/>
        </w:rPr>
        <w:t xml:space="preserve">The mistflower is a nectar flower for the monarch, queen, and fritillary butterflies. These flowers are a light purple and are similarly low maintenance like the butterfly weed. Mistflower can bloom in many types of soil, requires low amounts of water, and is a sturdy plant overall. Furthermore, they are a perennial plant that grows to about 1 to 2 feet high and spreads if left to their own devices. The seeds for these plants are easy to come by, as is true for butterfly weeds. </w:t>
      </w:r>
    </w:p>
    <w:p w14:paraId="3F37C859" w14:textId="77777777" w:rsidR="00D934FB" w:rsidRDefault="00D934FB" w:rsidP="00592154">
      <w:pPr>
        <w:pStyle w:val="NormalWeb"/>
        <w:spacing w:after="0" w:line="480" w:lineRule="auto"/>
        <w:ind w:firstLine="720"/>
        <w:rPr>
          <w:color w:val="000000"/>
          <w:shd w:val="clear" w:color="auto" w:fill="FFFFFF"/>
        </w:rPr>
      </w:pPr>
      <w:r>
        <w:rPr>
          <w:color w:val="000000"/>
          <w:shd w:val="clear" w:color="auto" w:fill="FFFFFF"/>
        </w:rPr>
        <w:t xml:space="preserve">The last of the three are violets. Violets are a host plant for fritillary and add a bright pop of color to the floor level of the garden. These plants are slightly more demanding </w:t>
      </w:r>
      <w:r w:rsidR="00592154" w:rsidRPr="00592154">
        <w:rPr>
          <w:color w:val="000000"/>
          <w:shd w:val="clear" w:color="auto" w:fill="FFFFFF"/>
        </w:rPr>
        <w:t>for</w:t>
      </w:r>
      <w:r>
        <w:rPr>
          <w:color w:val="000000"/>
          <w:shd w:val="clear" w:color="auto" w:fill="FFFFFF"/>
        </w:rPr>
        <w:t xml:space="preserve"> water and soil </w:t>
      </w:r>
      <w:r w:rsidR="00D76631">
        <w:rPr>
          <w:color w:val="000000"/>
          <w:shd w:val="clear" w:color="auto" w:fill="FFFFFF"/>
        </w:rPr>
        <w:t>maintenance but</w:t>
      </w:r>
      <w:r>
        <w:rPr>
          <w:color w:val="000000"/>
          <w:shd w:val="clear" w:color="auto" w:fill="FFFFFF"/>
        </w:rPr>
        <w:t xml:space="preserve"> can easily be placed in a small separate bed or group of pots. Violets enjoy moist and well-drained soil as well as time in the shade. Violets favor cooler weather and naturally bloom late winter or early spring (Welch). These vibrant and fragrant flowers are perennial but can be considered annuals or biennials.</w:t>
      </w:r>
    </w:p>
    <w:p w14:paraId="17A12BBE" w14:textId="4D473136" w:rsidR="00D934FB" w:rsidRPr="00592154" w:rsidRDefault="00D934FB" w:rsidP="00592154">
      <w:pPr>
        <w:pStyle w:val="NormalWeb"/>
        <w:spacing w:after="0" w:line="480" w:lineRule="auto"/>
        <w:ind w:firstLine="720"/>
        <w:rPr>
          <w:color w:val="000000"/>
          <w:shd w:val="clear" w:color="auto" w:fill="FFFFFF"/>
        </w:rPr>
      </w:pPr>
      <w:r>
        <w:rPr>
          <w:color w:val="000000"/>
          <w:shd w:val="clear" w:color="auto" w:fill="FFFFFF"/>
        </w:rPr>
        <w:t xml:space="preserve">Thankfully with butterfly gardens, there are no required certifications to start. However, to show our dedication towards the butterflies, </w:t>
      </w:r>
      <w:r w:rsidR="00592154" w:rsidRPr="00592154">
        <w:rPr>
          <w:color w:val="000000"/>
          <w:shd w:val="clear" w:color="auto" w:fill="FFFFFF"/>
        </w:rPr>
        <w:t>we can</w:t>
      </w:r>
      <w:r>
        <w:rPr>
          <w:color w:val="000000"/>
          <w:shd w:val="clear" w:color="auto" w:fill="FFFFFF"/>
        </w:rPr>
        <w:t xml:space="preserve"> apply for the North American Butterfly </w:t>
      </w:r>
      <w:r>
        <w:rPr>
          <w:color w:val="000000"/>
          <w:shd w:val="clear" w:color="auto" w:fill="FFFFFF"/>
        </w:rPr>
        <w:lastRenderedPageBreak/>
        <w:t xml:space="preserve">Association (NABA) Butterfly Garden Certification program. </w:t>
      </w:r>
      <w:r w:rsidR="00592154" w:rsidRPr="00592154">
        <w:rPr>
          <w:color w:val="000000"/>
          <w:shd w:val="clear" w:color="auto" w:fill="FFFFFF"/>
        </w:rPr>
        <w:t>The</w:t>
      </w:r>
      <w:r>
        <w:rPr>
          <w:color w:val="000000"/>
          <w:shd w:val="clear" w:color="auto" w:fill="FFFFFF"/>
        </w:rPr>
        <w:t xml:space="preserve"> garden would only be a few steps away from meeting the NABA’s requirements</w:t>
      </w:r>
      <w:r w:rsidR="00592154" w:rsidRPr="00592154">
        <w:rPr>
          <w:color w:val="000000"/>
          <w:shd w:val="clear" w:color="auto" w:fill="FFFFFF"/>
        </w:rPr>
        <w:t xml:space="preserve"> with the three butterfly-targeted plants previously mentioned.</w:t>
      </w:r>
      <w:r>
        <w:rPr>
          <w:color w:val="000000"/>
          <w:shd w:val="clear" w:color="auto" w:fill="FFFFFF"/>
        </w:rPr>
        <w:t xml:space="preserve"> This could also act as one of the many goals of the garden that could motivate student activity and work as a tangible achievement. Once certification is achieved, signs can be purchased alongside the certification to be posted around the garden. </w:t>
      </w:r>
    </w:p>
    <w:p w14:paraId="440B5F05" w14:textId="77777777" w:rsidR="000174EE" w:rsidRPr="000174EE" w:rsidRDefault="00D934FB" w:rsidP="000174EE">
      <w:pPr>
        <w:pStyle w:val="NormalWeb"/>
        <w:spacing w:after="0" w:line="480" w:lineRule="auto"/>
        <w:ind w:firstLine="720"/>
        <w:rPr>
          <w:color w:val="000000"/>
          <w:shd w:val="clear" w:color="auto" w:fill="FFFFFF"/>
        </w:rPr>
      </w:pPr>
      <w:r>
        <w:rPr>
          <w:color w:val="000000"/>
          <w:shd w:val="clear" w:color="auto" w:fill="FFFFFF"/>
        </w:rPr>
        <w:t xml:space="preserve">Lastly, in honor of our professor, we would </w:t>
      </w:r>
      <w:r w:rsidR="000174EE" w:rsidRPr="000174EE">
        <w:rPr>
          <w:color w:val="000000"/>
          <w:shd w:val="clear" w:color="auto" w:fill="FFFFFF"/>
        </w:rPr>
        <w:t>like</w:t>
      </w:r>
      <w:r>
        <w:rPr>
          <w:color w:val="000000"/>
          <w:shd w:val="clear" w:color="auto" w:fill="FFFFFF"/>
        </w:rPr>
        <w:t xml:space="preserve"> to plant apple trees. We had </w:t>
      </w:r>
      <w:r w:rsidR="000174EE" w:rsidRPr="000174EE">
        <w:rPr>
          <w:color w:val="000000"/>
          <w:shd w:val="clear" w:color="auto" w:fill="FFFFFF"/>
        </w:rPr>
        <w:t>initially</w:t>
      </w:r>
      <w:r>
        <w:rPr>
          <w:color w:val="000000"/>
          <w:shd w:val="clear" w:color="auto" w:fill="FFFFFF"/>
        </w:rPr>
        <w:t xml:space="preserve"> envisioned planting one large apple tree on campus, but we have discovered an enticing alternative. Columnar apple trees would take up significantly less space and faster production time. Columnar apple trees have been developed to produce apples practically right off the trunk. With their short branches, columnar apple trees can grow 8 to 10 feet tall while remaining less than 2 feet in diameter (Gregory). Ideally, we would have 2 or 3 columnar apple trees for cross-pollination. In full sun within the first year, fruit can already be expected (Gregory).</w:t>
      </w:r>
    </w:p>
    <w:p w14:paraId="1D17DBC3" w14:textId="0349201B" w:rsidR="00D934FB" w:rsidRDefault="00D934FB" w:rsidP="00877791">
      <w:pPr>
        <w:pStyle w:val="NormalWeb"/>
        <w:spacing w:before="0" w:beforeAutospacing="0" w:after="0" w:afterAutospacing="0" w:line="480" w:lineRule="auto"/>
        <w:ind w:firstLine="720"/>
      </w:pPr>
      <w:r>
        <w:rPr>
          <w:color w:val="000000"/>
          <w:shd w:val="clear" w:color="auto" w:fill="FFFFFF"/>
        </w:rPr>
        <w:t xml:space="preserve">In contrast, standard apple trees can take many years before the fruit is produced. These compact trees can be planted into the ground or cared for in large containers. A variety of apple trees have been bred to the columnar standard and allows flexibility for the growth of apples the gardening community would be interested in. These would likely be the </w:t>
      </w:r>
      <w:r w:rsidR="00D76631">
        <w:rPr>
          <w:color w:val="000000"/>
          <w:shd w:val="clear" w:color="auto" w:fill="FFFFFF"/>
        </w:rPr>
        <w:t>costliest</w:t>
      </w:r>
      <w:r>
        <w:rPr>
          <w:color w:val="000000"/>
          <w:shd w:val="clear" w:color="auto" w:fill="FFFFFF"/>
        </w:rPr>
        <w:t xml:space="preserve"> of the </w:t>
      </w:r>
      <w:r w:rsidR="000174EE" w:rsidRPr="000174EE">
        <w:rPr>
          <w:color w:val="000000"/>
          <w:shd w:val="clear" w:color="auto" w:fill="FFFFFF"/>
        </w:rPr>
        <w:t>other</w:t>
      </w:r>
      <w:r>
        <w:rPr>
          <w:color w:val="000000"/>
          <w:shd w:val="clear" w:color="auto" w:fill="FFFFFF"/>
        </w:rPr>
        <w:t xml:space="preserve"> plants but add a significant wow factor to the garden in addition to the iconic apple staple of the education system. </w:t>
      </w:r>
    </w:p>
    <w:p w14:paraId="78BF4580" w14:textId="2860BB9B" w:rsidR="73B8FF0D" w:rsidRPr="00D54BA6" w:rsidRDefault="00D336CA" w:rsidP="00877791">
      <w:pPr>
        <w:spacing w:line="480" w:lineRule="auto"/>
        <w:jc w:val="center"/>
        <w:rPr>
          <w:rFonts w:ascii="Times New Roman" w:hAnsi="Times New Roman" w:cs="Times New Roman"/>
          <w:sz w:val="24"/>
          <w:szCs w:val="24"/>
        </w:rPr>
      </w:pPr>
      <w:r w:rsidRPr="00D54BA6">
        <w:rPr>
          <w:rFonts w:ascii="Times New Roman" w:hAnsi="Times New Roman" w:cs="Times New Roman"/>
          <w:sz w:val="24"/>
          <w:szCs w:val="24"/>
        </w:rPr>
        <w:lastRenderedPageBreak/>
        <w:drawing>
          <wp:inline distT="0" distB="0" distL="0" distR="0" wp14:anchorId="51101ED6" wp14:editId="3BF06D2D">
            <wp:extent cx="4200525" cy="2790825"/>
            <wp:effectExtent l="0" t="0" r="9525" b="9525"/>
            <wp:docPr id="4" name="Picture 4" descr="A bunch of apples on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4200525" cy="2790825"/>
                    </a:xfrm>
                    <a:prstGeom prst="rect">
                      <a:avLst/>
                    </a:prstGeom>
                  </pic:spPr>
                </pic:pic>
              </a:graphicData>
            </a:graphic>
          </wp:inline>
        </w:drawing>
      </w:r>
    </w:p>
    <w:p w14:paraId="4E3AE1AA" w14:textId="31D42772" w:rsidR="006B4891" w:rsidRDefault="5D71407B" w:rsidP="00877791">
      <w:pPr>
        <w:spacing w:line="480" w:lineRule="auto"/>
        <w:ind w:left="567" w:hanging="567"/>
        <w:rPr>
          <w:rFonts w:ascii="Times New Roman" w:eastAsia="Times New Roman" w:hAnsi="Times New Roman" w:cs="Times New Roman"/>
          <w:sz w:val="24"/>
          <w:szCs w:val="24"/>
        </w:rPr>
      </w:pPr>
      <w:r w:rsidRPr="31C28A81">
        <w:rPr>
          <w:rFonts w:ascii="Times New Roman" w:eastAsia="Times New Roman" w:hAnsi="Times New Roman" w:cs="Times New Roman"/>
          <w:sz w:val="24"/>
          <w:szCs w:val="24"/>
        </w:rPr>
        <w:t xml:space="preserve">Fig.18. </w:t>
      </w:r>
      <w:r w:rsidR="6F3C8D8C" w:rsidRPr="31C28A81">
        <w:rPr>
          <w:rFonts w:ascii="Times New Roman" w:eastAsia="Times New Roman" w:hAnsi="Times New Roman" w:cs="Times New Roman"/>
          <w:sz w:val="24"/>
          <w:szCs w:val="24"/>
        </w:rPr>
        <w:t xml:space="preserve">Picture of columnar apple tree from “Columnar Apple Tree Care.” </w:t>
      </w:r>
      <w:r w:rsidR="6F3C8D8C" w:rsidRPr="31C28A81">
        <w:rPr>
          <w:rFonts w:ascii="Times New Roman" w:eastAsia="Times New Roman" w:hAnsi="Times New Roman" w:cs="Times New Roman"/>
          <w:i/>
          <w:iCs/>
          <w:sz w:val="24"/>
          <w:szCs w:val="24"/>
        </w:rPr>
        <w:t>Watson's Greenhouse</w:t>
      </w:r>
      <w:r w:rsidR="6F3C8D8C" w:rsidRPr="31C28A81">
        <w:rPr>
          <w:rFonts w:ascii="Times New Roman" w:eastAsia="Times New Roman" w:hAnsi="Times New Roman" w:cs="Times New Roman"/>
          <w:sz w:val="24"/>
          <w:szCs w:val="24"/>
        </w:rPr>
        <w:t xml:space="preserve">, Watson's Greenhouse, 25 Jan. 2021, </w:t>
      </w:r>
      <w:hyperlink r:id="rId39">
        <w:r w:rsidR="6F3C8D8C" w:rsidRPr="31C28A81">
          <w:rPr>
            <w:rStyle w:val="Hyperlink"/>
            <w:rFonts w:ascii="Times New Roman" w:eastAsia="Times New Roman" w:hAnsi="Times New Roman" w:cs="Times New Roman"/>
            <w:sz w:val="24"/>
            <w:szCs w:val="24"/>
          </w:rPr>
          <w:t>https://shop.watsonsgreenhouse.com/blogs/news/columnar-apple-tree-care</w:t>
        </w:r>
      </w:hyperlink>
      <w:r w:rsidR="6F3C8D8C" w:rsidRPr="31C28A81">
        <w:rPr>
          <w:rFonts w:ascii="Times New Roman" w:eastAsia="Times New Roman" w:hAnsi="Times New Roman" w:cs="Times New Roman"/>
          <w:sz w:val="24"/>
          <w:szCs w:val="24"/>
        </w:rPr>
        <w:t>.</w:t>
      </w:r>
    </w:p>
    <w:p w14:paraId="7E5BDED2" w14:textId="779999D4" w:rsidR="00983DFC" w:rsidRDefault="00983DFC" w:rsidP="00E31BDF">
      <w:pPr>
        <w:spacing w:line="480" w:lineRule="auto"/>
        <w:ind w:left="567" w:hanging="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Cost Analysis</w:t>
      </w:r>
    </w:p>
    <w:p w14:paraId="7D48DB7D" w14:textId="357B4DBF" w:rsidR="00983DFC" w:rsidRPr="00983DFC" w:rsidRDefault="00983DFC" w:rsidP="00983DFC">
      <w:pPr>
        <w:spacing w:line="480" w:lineRule="auto"/>
        <w:ind w:firstLine="720"/>
        <w:rPr>
          <w:rFonts w:ascii="Times New Roman" w:hAnsi="Times New Roman" w:cs="Times New Roman"/>
          <w:sz w:val="24"/>
          <w:szCs w:val="24"/>
        </w:rPr>
      </w:pPr>
      <w:r>
        <w:rPr>
          <w:rFonts w:ascii="Times New Roman" w:hAnsi="Times New Roman" w:cs="Times New Roman"/>
          <w:sz w:val="24"/>
          <w:szCs w:val="24"/>
        </w:rPr>
        <w:t>As mentioned in the fall crops section, growing plants from live transplants rather than seeds is the recommended method in Texas. It is difficult to purchase live transplants, especially in the volumes necessary for a garden of this size. As such, it would be necessary to either grow transplants ourselves indoors from seeds—a labor-intensive process prone to failure—or plant seeds instead of transplants. Seeds, while less successful when directly planted, are more cost effective and easier to source. Seeds for most plants discussed in this section can be purchased in packets for 5 to 10 dollars. These packets can be bought online or from local nurseries and small farms. For better success when planting seeds, it is recommended to plant multiple seeds at a time and thin the plants out once they come up.</w:t>
      </w:r>
    </w:p>
    <w:p w14:paraId="0D8073E1" w14:textId="77777777" w:rsidR="00654033" w:rsidRDefault="00654033" w:rsidP="09C2AC17">
      <w:pPr>
        <w:spacing w:line="480" w:lineRule="auto"/>
        <w:jc w:val="center"/>
        <w:rPr>
          <w:rFonts w:ascii="Times New Roman" w:eastAsia="Times New Roman" w:hAnsi="Times New Roman" w:cs="Times New Roman"/>
          <w:sz w:val="24"/>
          <w:szCs w:val="24"/>
          <w:u w:val="single"/>
        </w:rPr>
      </w:pPr>
    </w:p>
    <w:p w14:paraId="74EEA73B" w14:textId="1EA07A4C" w:rsidR="00164BC3" w:rsidRDefault="5306C70A" w:rsidP="09C2AC17">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lastRenderedPageBreak/>
        <w:t>Soil</w:t>
      </w:r>
    </w:p>
    <w:p w14:paraId="5264BE56" w14:textId="79A47645" w:rsidR="00645829" w:rsidRDefault="00645829" w:rsidP="00645829">
      <w:pPr>
        <w:spacing w:line="480" w:lineRule="auto"/>
        <w:ind w:firstLine="720"/>
        <w:rPr>
          <w:rFonts w:ascii="Times New Roman" w:eastAsia="Times New Roman" w:hAnsi="Times New Roman" w:cs="Times New Roman"/>
          <w:sz w:val="24"/>
          <w:szCs w:val="24"/>
          <w:u w:val="single"/>
        </w:rPr>
      </w:pPr>
      <w:r w:rsidRPr="00D54BA6">
        <w:rPr>
          <w:rFonts w:ascii="Times New Roman" w:eastAsia="Times New Roman" w:hAnsi="Times New Roman" w:cs="Times New Roman"/>
          <w:sz w:val="24"/>
          <w:szCs w:val="24"/>
        </w:rPr>
        <w:t xml:space="preserve">The city of Arlington lies within Tarrant County of Texas, which has a mix of </w:t>
      </w:r>
      <w:r>
        <w:rPr>
          <w:rFonts w:ascii="Times New Roman" w:eastAsia="Times New Roman" w:hAnsi="Times New Roman" w:cs="Times New Roman"/>
          <w:sz w:val="24"/>
          <w:szCs w:val="24"/>
        </w:rPr>
        <w:t xml:space="preserve">clay, sand, loam, and silt soil types </w:t>
      </w:r>
      <w:r w:rsidRPr="00D54BA6">
        <w:rPr>
          <w:rFonts w:ascii="Times New Roman" w:eastAsia="Times New Roman" w:hAnsi="Times New Roman" w:cs="Times New Roman"/>
          <w:sz w:val="24"/>
          <w:szCs w:val="24"/>
        </w:rPr>
        <w:t xml:space="preserve">(Soil Alive). </w:t>
      </w:r>
      <w:r>
        <w:rPr>
          <w:rFonts w:ascii="Times New Roman" w:eastAsia="Times New Roman" w:hAnsi="Times New Roman" w:cs="Times New Roman"/>
          <w:sz w:val="24"/>
          <w:szCs w:val="24"/>
        </w:rPr>
        <w:t>Arlington is in a special part of north Texas where three geographic areas, the Blackland Prairie, the Eastern Cross Timbers, and the Grand Prairie, all blends. The University of Texas at Arlington is on the border between the Eastern Cross Timbers, which is home to sandy loam soil, and the Grand Prairie, which is home to a mix of limestone, silty loam soils, and clays. These soil types are very alkaline, meaning that plants have a harder time taking nutrients from the soil, which ends up limiting their growth. When picking plants, it would be important to choose specimens that are more tolerable to alkaline soils.</w:t>
      </w:r>
    </w:p>
    <w:p w14:paraId="4431C016" w14:textId="690E73B5" w:rsidR="02B3E793" w:rsidRDefault="02B3E793" w:rsidP="044D4911">
      <w:pPr>
        <w:spacing w:line="480" w:lineRule="auto"/>
        <w:ind w:firstLine="720"/>
        <w:rPr>
          <w:rFonts w:ascii="Times New Roman" w:eastAsia="Times New Roman" w:hAnsi="Times New Roman" w:cs="Times New Roman"/>
          <w:sz w:val="24"/>
          <w:szCs w:val="24"/>
        </w:rPr>
      </w:pPr>
      <w:r w:rsidRPr="044D4911">
        <w:rPr>
          <w:rFonts w:ascii="Times New Roman" w:eastAsia="Times New Roman" w:hAnsi="Times New Roman" w:cs="Times New Roman"/>
          <w:sz w:val="24"/>
          <w:szCs w:val="24"/>
        </w:rPr>
        <w:t xml:space="preserve">Some of the plants that grow well in alkaline soil are asparagus, beets, </w:t>
      </w:r>
      <w:r w:rsidR="4C49A943" w:rsidRPr="044D4911">
        <w:rPr>
          <w:rFonts w:ascii="Times New Roman" w:eastAsia="Times New Roman" w:hAnsi="Times New Roman" w:cs="Times New Roman"/>
          <w:sz w:val="24"/>
          <w:szCs w:val="24"/>
        </w:rPr>
        <w:t>okra</w:t>
      </w:r>
      <w:r w:rsidRPr="044D4911">
        <w:rPr>
          <w:rFonts w:ascii="Times New Roman" w:eastAsia="Times New Roman" w:hAnsi="Times New Roman" w:cs="Times New Roman"/>
          <w:sz w:val="24"/>
          <w:szCs w:val="24"/>
        </w:rPr>
        <w:t xml:space="preserve"> and cabbage. Moreover, in order to make sure that other species of plants can </w:t>
      </w:r>
      <w:r w:rsidR="77D23C59" w:rsidRPr="044D4911">
        <w:rPr>
          <w:rFonts w:ascii="Times New Roman" w:eastAsia="Times New Roman" w:hAnsi="Times New Roman" w:cs="Times New Roman"/>
          <w:sz w:val="24"/>
          <w:szCs w:val="24"/>
        </w:rPr>
        <w:t>be grown on-campus we would need to treat the alkaline soil to make it suitable for other p</w:t>
      </w:r>
      <w:r w:rsidR="522377A3" w:rsidRPr="044D4911">
        <w:rPr>
          <w:rFonts w:ascii="Times New Roman" w:eastAsia="Times New Roman" w:hAnsi="Times New Roman" w:cs="Times New Roman"/>
          <w:sz w:val="24"/>
          <w:szCs w:val="24"/>
        </w:rPr>
        <w:t>lants. This can be done by mixing the sulfur to the compost and then adding it to the s</w:t>
      </w:r>
      <w:r w:rsidR="2CD12925" w:rsidRPr="044D4911">
        <w:rPr>
          <w:rFonts w:ascii="Times New Roman" w:eastAsia="Times New Roman" w:hAnsi="Times New Roman" w:cs="Times New Roman"/>
          <w:sz w:val="24"/>
          <w:szCs w:val="24"/>
        </w:rPr>
        <w:t>oil. There are three different types of sulfur: common sulfur, ferrous sulfate and alumin</w:t>
      </w:r>
      <w:r w:rsidR="554875EA" w:rsidRPr="044D4911">
        <w:rPr>
          <w:rFonts w:ascii="Times New Roman" w:eastAsia="Times New Roman" w:hAnsi="Times New Roman" w:cs="Times New Roman"/>
          <w:sz w:val="24"/>
          <w:szCs w:val="24"/>
        </w:rPr>
        <w:t xml:space="preserve">um sulfate. </w:t>
      </w:r>
      <w:r w:rsidR="554875EA" w:rsidRPr="529A9F75">
        <w:rPr>
          <w:rFonts w:ascii="Times New Roman" w:eastAsia="Times New Roman" w:hAnsi="Times New Roman" w:cs="Times New Roman"/>
          <w:sz w:val="24"/>
          <w:szCs w:val="24"/>
        </w:rPr>
        <w:t xml:space="preserve">Common sulfur </w:t>
      </w:r>
      <w:r w:rsidR="554875EA" w:rsidRPr="41CCC602">
        <w:rPr>
          <w:rFonts w:ascii="Times New Roman" w:eastAsia="Times New Roman" w:hAnsi="Times New Roman" w:cs="Times New Roman"/>
          <w:sz w:val="24"/>
          <w:szCs w:val="24"/>
        </w:rPr>
        <w:t>is</w:t>
      </w:r>
      <w:r w:rsidR="554875EA" w:rsidRPr="6C205D98">
        <w:rPr>
          <w:rFonts w:ascii="Times New Roman" w:eastAsia="Times New Roman" w:hAnsi="Times New Roman" w:cs="Times New Roman"/>
          <w:sz w:val="24"/>
          <w:szCs w:val="24"/>
        </w:rPr>
        <w:t xml:space="preserve"> the </w:t>
      </w:r>
      <w:r w:rsidR="554875EA" w:rsidRPr="41CCC602">
        <w:rPr>
          <w:rFonts w:ascii="Times New Roman" w:eastAsia="Times New Roman" w:hAnsi="Times New Roman" w:cs="Times New Roman"/>
          <w:sz w:val="24"/>
          <w:szCs w:val="24"/>
        </w:rPr>
        <w:t>least expe</w:t>
      </w:r>
      <w:r w:rsidR="02377783" w:rsidRPr="41CCC602">
        <w:rPr>
          <w:rFonts w:ascii="Times New Roman" w:eastAsia="Times New Roman" w:hAnsi="Times New Roman" w:cs="Times New Roman"/>
          <w:sz w:val="24"/>
          <w:szCs w:val="24"/>
        </w:rPr>
        <w:t xml:space="preserve">nsive </w:t>
      </w:r>
      <w:r w:rsidR="02377783" w:rsidRPr="42C2E6D5">
        <w:rPr>
          <w:rFonts w:ascii="Times New Roman" w:eastAsia="Times New Roman" w:hAnsi="Times New Roman" w:cs="Times New Roman"/>
          <w:sz w:val="24"/>
          <w:szCs w:val="24"/>
        </w:rPr>
        <w:t xml:space="preserve">option if we’re looking to </w:t>
      </w:r>
      <w:r w:rsidR="02377783" w:rsidRPr="10E67083">
        <w:rPr>
          <w:rFonts w:ascii="Times New Roman" w:eastAsia="Times New Roman" w:hAnsi="Times New Roman" w:cs="Times New Roman"/>
          <w:sz w:val="24"/>
          <w:szCs w:val="24"/>
        </w:rPr>
        <w:t xml:space="preserve">reduce costs. </w:t>
      </w:r>
      <w:r w:rsidR="02377783" w:rsidRPr="51A677DB">
        <w:rPr>
          <w:rFonts w:ascii="Times New Roman" w:eastAsia="Times New Roman" w:hAnsi="Times New Roman" w:cs="Times New Roman"/>
          <w:sz w:val="24"/>
          <w:szCs w:val="24"/>
        </w:rPr>
        <w:t xml:space="preserve">Ferrous sulfate works best with </w:t>
      </w:r>
      <w:r w:rsidR="02377783" w:rsidRPr="3CF9EC57">
        <w:rPr>
          <w:rFonts w:ascii="Times New Roman" w:eastAsia="Times New Roman" w:hAnsi="Times New Roman" w:cs="Times New Roman"/>
          <w:sz w:val="24"/>
          <w:szCs w:val="24"/>
        </w:rPr>
        <w:t xml:space="preserve">plants that have </w:t>
      </w:r>
      <w:r w:rsidR="02377783" w:rsidRPr="00F0FCFA">
        <w:rPr>
          <w:rFonts w:ascii="Times New Roman" w:eastAsia="Times New Roman" w:hAnsi="Times New Roman" w:cs="Times New Roman"/>
          <w:sz w:val="24"/>
          <w:szCs w:val="24"/>
        </w:rPr>
        <w:t xml:space="preserve">yellowing leaves and have a poor </w:t>
      </w:r>
      <w:r w:rsidR="02377783" w:rsidRPr="5EDE5E6F">
        <w:rPr>
          <w:rFonts w:ascii="Times New Roman" w:eastAsia="Times New Roman" w:hAnsi="Times New Roman" w:cs="Times New Roman"/>
          <w:sz w:val="24"/>
          <w:szCs w:val="24"/>
        </w:rPr>
        <w:t xml:space="preserve">health. </w:t>
      </w:r>
      <w:r w:rsidR="02377783" w:rsidRPr="3B192507">
        <w:rPr>
          <w:rFonts w:ascii="Times New Roman" w:eastAsia="Times New Roman" w:hAnsi="Times New Roman" w:cs="Times New Roman"/>
          <w:sz w:val="24"/>
          <w:szCs w:val="24"/>
        </w:rPr>
        <w:t>Alumin</w:t>
      </w:r>
      <w:r w:rsidR="4E055D9F" w:rsidRPr="3B192507">
        <w:rPr>
          <w:rFonts w:ascii="Times New Roman" w:eastAsia="Times New Roman" w:hAnsi="Times New Roman" w:cs="Times New Roman"/>
          <w:sz w:val="24"/>
          <w:szCs w:val="24"/>
        </w:rPr>
        <w:t xml:space="preserve">um sulfate is the most effective one since it reacts quickly, </w:t>
      </w:r>
      <w:r w:rsidR="4E055D9F" w:rsidRPr="4AB4D05D">
        <w:rPr>
          <w:rFonts w:ascii="Times New Roman" w:eastAsia="Times New Roman" w:hAnsi="Times New Roman" w:cs="Times New Roman"/>
          <w:sz w:val="24"/>
          <w:szCs w:val="24"/>
        </w:rPr>
        <w:t xml:space="preserve">although it will </w:t>
      </w:r>
      <w:r w:rsidR="0C0D5E76" w:rsidRPr="56C409F1">
        <w:rPr>
          <w:rFonts w:ascii="Times New Roman" w:eastAsia="Times New Roman" w:hAnsi="Times New Roman" w:cs="Times New Roman"/>
          <w:sz w:val="24"/>
          <w:szCs w:val="24"/>
        </w:rPr>
        <w:t>be</w:t>
      </w:r>
      <w:r w:rsidR="4E055D9F" w:rsidRPr="56C409F1">
        <w:rPr>
          <w:rFonts w:ascii="Times New Roman" w:eastAsia="Times New Roman" w:hAnsi="Times New Roman" w:cs="Times New Roman"/>
          <w:sz w:val="24"/>
          <w:szCs w:val="24"/>
        </w:rPr>
        <w:t xml:space="preserve"> required to use in larger </w:t>
      </w:r>
      <w:r w:rsidR="4A8DCD45" w:rsidRPr="56C409F1">
        <w:rPr>
          <w:rFonts w:ascii="Times New Roman" w:eastAsia="Times New Roman" w:hAnsi="Times New Roman" w:cs="Times New Roman"/>
          <w:sz w:val="24"/>
          <w:szCs w:val="24"/>
        </w:rPr>
        <w:t>quantities</w:t>
      </w:r>
      <w:r w:rsidR="4E055D9F" w:rsidRPr="56C409F1">
        <w:rPr>
          <w:rFonts w:ascii="Times New Roman" w:eastAsia="Times New Roman" w:hAnsi="Times New Roman" w:cs="Times New Roman"/>
          <w:sz w:val="24"/>
          <w:szCs w:val="24"/>
        </w:rPr>
        <w:t xml:space="preserve"> for a</w:t>
      </w:r>
      <w:r w:rsidR="502B21C3" w:rsidRPr="56C409F1">
        <w:rPr>
          <w:rFonts w:ascii="Times New Roman" w:eastAsia="Times New Roman" w:hAnsi="Times New Roman" w:cs="Times New Roman"/>
          <w:sz w:val="24"/>
          <w:szCs w:val="24"/>
        </w:rPr>
        <w:t xml:space="preserve"> noticeable </w:t>
      </w:r>
      <w:r w:rsidR="502B21C3" w:rsidRPr="44C03A1E">
        <w:rPr>
          <w:rFonts w:ascii="Times New Roman" w:eastAsia="Times New Roman" w:hAnsi="Times New Roman" w:cs="Times New Roman"/>
          <w:sz w:val="24"/>
          <w:szCs w:val="24"/>
        </w:rPr>
        <w:t>change</w:t>
      </w:r>
      <w:r w:rsidR="000C1120" w:rsidRPr="44C03A1E">
        <w:rPr>
          <w:rFonts w:ascii="Times New Roman" w:eastAsia="Times New Roman" w:hAnsi="Times New Roman" w:cs="Times New Roman"/>
          <w:sz w:val="24"/>
          <w:szCs w:val="24"/>
        </w:rPr>
        <w:t xml:space="preserve">. </w:t>
      </w:r>
    </w:p>
    <w:p w14:paraId="4A866519" w14:textId="77777777" w:rsidR="00164BC3" w:rsidRDefault="00164BC3" w:rsidP="000D4425">
      <w:pPr>
        <w:spacing w:line="480" w:lineRule="auto"/>
        <w:rPr>
          <w:rFonts w:ascii="Times New Roman" w:eastAsia="Times New Roman" w:hAnsi="Times New Roman" w:cs="Times New Roman"/>
          <w:sz w:val="24"/>
          <w:szCs w:val="24"/>
          <w:u w:val="single"/>
        </w:rPr>
      </w:pPr>
    </w:p>
    <w:p w14:paraId="52D0198B" w14:textId="77777777" w:rsidR="00CD7C1A" w:rsidRDefault="00CD7C1A" w:rsidP="09C2AC17">
      <w:pPr>
        <w:spacing w:line="480" w:lineRule="auto"/>
        <w:jc w:val="center"/>
        <w:rPr>
          <w:rFonts w:ascii="Times New Roman" w:eastAsia="Times New Roman" w:hAnsi="Times New Roman" w:cs="Times New Roman"/>
          <w:sz w:val="24"/>
          <w:szCs w:val="24"/>
          <w:u w:val="single"/>
        </w:rPr>
      </w:pPr>
    </w:p>
    <w:p w14:paraId="46F99548" w14:textId="77777777" w:rsidR="00CD7C1A" w:rsidRDefault="00CD7C1A" w:rsidP="09C2AC17">
      <w:pPr>
        <w:spacing w:line="480" w:lineRule="auto"/>
        <w:jc w:val="center"/>
        <w:rPr>
          <w:rFonts w:ascii="Times New Roman" w:eastAsia="Times New Roman" w:hAnsi="Times New Roman" w:cs="Times New Roman"/>
          <w:sz w:val="24"/>
          <w:szCs w:val="24"/>
          <w:u w:val="single"/>
        </w:rPr>
      </w:pPr>
    </w:p>
    <w:p w14:paraId="1E090FC4" w14:textId="77777777" w:rsidR="00CD7C1A" w:rsidRDefault="00CD7C1A" w:rsidP="09C2AC17">
      <w:pPr>
        <w:spacing w:line="480" w:lineRule="auto"/>
        <w:jc w:val="center"/>
        <w:rPr>
          <w:rFonts w:ascii="Times New Roman" w:eastAsia="Times New Roman" w:hAnsi="Times New Roman" w:cs="Times New Roman"/>
          <w:sz w:val="24"/>
          <w:szCs w:val="24"/>
          <w:u w:val="single"/>
        </w:rPr>
      </w:pPr>
    </w:p>
    <w:p w14:paraId="4630730D" w14:textId="6FE0CC43" w:rsidR="1167DA5E" w:rsidRDefault="5306C70A" w:rsidP="09C2AC17">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lastRenderedPageBreak/>
        <w:t>Fertilizers</w:t>
      </w:r>
    </w:p>
    <w:p w14:paraId="356D1568" w14:textId="2AFB2C2C" w:rsidR="3769A0A0" w:rsidRDefault="7827E3CD" w:rsidP="09A6C22E">
      <w:pPr>
        <w:spacing w:line="480" w:lineRule="auto"/>
        <w:ind w:firstLine="720"/>
        <w:rPr>
          <w:rFonts w:ascii="Times New Roman" w:eastAsia="Times New Roman" w:hAnsi="Times New Roman" w:cs="Times New Roman"/>
          <w:sz w:val="24"/>
          <w:szCs w:val="24"/>
        </w:rPr>
      </w:pPr>
      <w:r w:rsidRPr="50EA076D">
        <w:rPr>
          <w:rFonts w:ascii="Times New Roman" w:eastAsia="Times New Roman" w:hAnsi="Times New Roman" w:cs="Times New Roman"/>
          <w:sz w:val="24"/>
          <w:szCs w:val="24"/>
        </w:rPr>
        <w:t xml:space="preserve">With regards to the </w:t>
      </w:r>
      <w:r w:rsidRPr="26B6BB71">
        <w:rPr>
          <w:rFonts w:ascii="Times New Roman" w:eastAsia="Times New Roman" w:hAnsi="Times New Roman" w:cs="Times New Roman"/>
          <w:sz w:val="24"/>
          <w:szCs w:val="24"/>
        </w:rPr>
        <w:t>nutrients</w:t>
      </w:r>
      <w:r w:rsidRPr="50EA076D">
        <w:rPr>
          <w:rFonts w:ascii="Times New Roman" w:eastAsia="Times New Roman" w:hAnsi="Times New Roman" w:cs="Times New Roman"/>
          <w:sz w:val="24"/>
          <w:szCs w:val="24"/>
        </w:rPr>
        <w:t xml:space="preserve"> the plants are receiving, </w:t>
      </w:r>
      <w:r w:rsidRPr="78420B8B">
        <w:rPr>
          <w:rFonts w:ascii="Times New Roman" w:eastAsia="Times New Roman" w:hAnsi="Times New Roman" w:cs="Times New Roman"/>
          <w:sz w:val="24"/>
          <w:szCs w:val="24"/>
        </w:rPr>
        <w:t xml:space="preserve">we’ll need to start </w:t>
      </w:r>
      <w:r w:rsidR="4ED6DB86" w:rsidRPr="2C33371C">
        <w:rPr>
          <w:rFonts w:ascii="Times New Roman" w:eastAsia="Times New Roman" w:hAnsi="Times New Roman" w:cs="Times New Roman"/>
          <w:sz w:val="24"/>
          <w:szCs w:val="24"/>
        </w:rPr>
        <w:t>u</w:t>
      </w:r>
      <w:r w:rsidRPr="2C33371C">
        <w:rPr>
          <w:rFonts w:ascii="Times New Roman" w:eastAsia="Times New Roman" w:hAnsi="Times New Roman" w:cs="Times New Roman"/>
          <w:sz w:val="24"/>
          <w:szCs w:val="24"/>
        </w:rPr>
        <w:t>sing</w:t>
      </w:r>
      <w:r w:rsidRPr="78420B8B">
        <w:rPr>
          <w:rFonts w:ascii="Times New Roman" w:eastAsia="Times New Roman" w:hAnsi="Times New Roman" w:cs="Times New Roman"/>
          <w:sz w:val="24"/>
          <w:szCs w:val="24"/>
        </w:rPr>
        <w:t xml:space="preserve"> </w:t>
      </w:r>
      <w:r w:rsidRPr="2C4A9911">
        <w:rPr>
          <w:rFonts w:ascii="Times New Roman" w:eastAsia="Times New Roman" w:hAnsi="Times New Roman" w:cs="Times New Roman"/>
          <w:sz w:val="24"/>
          <w:szCs w:val="24"/>
        </w:rPr>
        <w:t>fertilizers</w:t>
      </w:r>
      <w:r w:rsidRPr="78420B8B">
        <w:rPr>
          <w:rFonts w:ascii="Times New Roman" w:eastAsia="Times New Roman" w:hAnsi="Times New Roman" w:cs="Times New Roman"/>
          <w:sz w:val="24"/>
          <w:szCs w:val="24"/>
        </w:rPr>
        <w:t xml:space="preserve"> to ensure</w:t>
      </w:r>
      <w:r w:rsidRPr="26B6BB71">
        <w:rPr>
          <w:rFonts w:ascii="Times New Roman" w:eastAsia="Times New Roman" w:hAnsi="Times New Roman" w:cs="Times New Roman"/>
          <w:sz w:val="24"/>
          <w:szCs w:val="24"/>
        </w:rPr>
        <w:t xml:space="preserve"> that the </w:t>
      </w:r>
      <w:r w:rsidRPr="4639F978">
        <w:rPr>
          <w:rFonts w:ascii="Times New Roman" w:eastAsia="Times New Roman" w:hAnsi="Times New Roman" w:cs="Times New Roman"/>
          <w:sz w:val="24"/>
          <w:szCs w:val="24"/>
        </w:rPr>
        <w:t>plants do not wither</w:t>
      </w:r>
      <w:r w:rsidRPr="6B107DEB">
        <w:rPr>
          <w:rFonts w:ascii="Times New Roman" w:eastAsia="Times New Roman" w:hAnsi="Times New Roman" w:cs="Times New Roman"/>
          <w:sz w:val="24"/>
          <w:szCs w:val="24"/>
        </w:rPr>
        <w:t xml:space="preserve">. </w:t>
      </w:r>
      <w:r w:rsidR="17671123" w:rsidRPr="78866B02">
        <w:rPr>
          <w:rFonts w:ascii="Times New Roman" w:eastAsia="Times New Roman" w:hAnsi="Times New Roman" w:cs="Times New Roman"/>
          <w:sz w:val="24"/>
          <w:szCs w:val="24"/>
        </w:rPr>
        <w:t>The fertilizers can</w:t>
      </w:r>
      <w:r w:rsidR="17671123" w:rsidRPr="6FDBCFB2">
        <w:rPr>
          <w:rFonts w:ascii="Times New Roman" w:eastAsia="Times New Roman" w:hAnsi="Times New Roman" w:cs="Times New Roman"/>
          <w:sz w:val="24"/>
          <w:szCs w:val="24"/>
        </w:rPr>
        <w:t xml:space="preserve"> be </w:t>
      </w:r>
      <w:r w:rsidR="77A9F400" w:rsidRPr="6DA7347C">
        <w:rPr>
          <w:rFonts w:ascii="Times New Roman" w:eastAsia="Times New Roman" w:hAnsi="Times New Roman" w:cs="Times New Roman"/>
          <w:sz w:val="24"/>
          <w:szCs w:val="24"/>
        </w:rPr>
        <w:t>inorganic</w:t>
      </w:r>
      <w:r w:rsidR="17671123" w:rsidRPr="6FDBCFB2">
        <w:rPr>
          <w:rFonts w:ascii="Times New Roman" w:eastAsia="Times New Roman" w:hAnsi="Times New Roman" w:cs="Times New Roman"/>
          <w:sz w:val="24"/>
          <w:szCs w:val="24"/>
        </w:rPr>
        <w:t xml:space="preserve"> </w:t>
      </w:r>
      <w:r w:rsidR="17671123" w:rsidRPr="0E6B7D98">
        <w:rPr>
          <w:rFonts w:ascii="Times New Roman" w:eastAsia="Times New Roman" w:hAnsi="Times New Roman" w:cs="Times New Roman"/>
          <w:sz w:val="24"/>
          <w:szCs w:val="24"/>
        </w:rPr>
        <w:t xml:space="preserve">or organic </w:t>
      </w:r>
      <w:r w:rsidR="17671123" w:rsidRPr="55DBFDC2">
        <w:rPr>
          <w:rFonts w:ascii="Times New Roman" w:eastAsia="Times New Roman" w:hAnsi="Times New Roman" w:cs="Times New Roman"/>
          <w:sz w:val="24"/>
          <w:szCs w:val="24"/>
        </w:rPr>
        <w:t xml:space="preserve">depending on availability and the cost. </w:t>
      </w:r>
      <w:r w:rsidR="408808B1" w:rsidRPr="09C2AC17">
        <w:rPr>
          <w:rFonts w:ascii="Times New Roman" w:eastAsia="Times New Roman" w:hAnsi="Times New Roman" w:cs="Times New Roman"/>
          <w:sz w:val="24"/>
          <w:szCs w:val="24"/>
        </w:rPr>
        <w:t>Inorganic</w:t>
      </w:r>
      <w:r w:rsidR="07817C15" w:rsidRPr="09C2AC17">
        <w:rPr>
          <w:rFonts w:ascii="Times New Roman" w:eastAsia="Times New Roman" w:hAnsi="Times New Roman" w:cs="Times New Roman"/>
          <w:sz w:val="24"/>
          <w:szCs w:val="24"/>
        </w:rPr>
        <w:t xml:space="preserve"> fertilizers consist of </w:t>
      </w:r>
      <w:r w:rsidR="055DE221" w:rsidRPr="09C2AC17">
        <w:rPr>
          <w:rFonts w:ascii="Times New Roman" w:eastAsia="Times New Roman" w:hAnsi="Times New Roman" w:cs="Times New Roman"/>
          <w:sz w:val="24"/>
          <w:szCs w:val="24"/>
        </w:rPr>
        <w:t xml:space="preserve">Nitrogen, Phosphorus, and Potassium in varying contents </w:t>
      </w:r>
      <w:r w:rsidR="055DE221" w:rsidRPr="4675D4EC">
        <w:rPr>
          <w:rFonts w:ascii="Times New Roman" w:eastAsia="Times New Roman" w:hAnsi="Times New Roman" w:cs="Times New Roman"/>
          <w:sz w:val="24"/>
          <w:szCs w:val="24"/>
        </w:rPr>
        <w:t xml:space="preserve">depending on the </w:t>
      </w:r>
      <w:r w:rsidR="055DE221" w:rsidRPr="24ED2440">
        <w:rPr>
          <w:rFonts w:ascii="Times New Roman" w:eastAsia="Times New Roman" w:hAnsi="Times New Roman" w:cs="Times New Roman"/>
          <w:sz w:val="24"/>
          <w:szCs w:val="24"/>
        </w:rPr>
        <w:t xml:space="preserve">nutrient </w:t>
      </w:r>
      <w:r w:rsidR="2368DAA0" w:rsidRPr="24ED2440">
        <w:rPr>
          <w:rFonts w:ascii="Times New Roman" w:eastAsia="Times New Roman" w:hAnsi="Times New Roman" w:cs="Times New Roman"/>
          <w:sz w:val="24"/>
          <w:szCs w:val="24"/>
        </w:rPr>
        <w:t>lacking in the plant.</w:t>
      </w:r>
      <w:r w:rsidR="2368DAA0" w:rsidRPr="5795EEAE">
        <w:rPr>
          <w:rFonts w:ascii="Times New Roman" w:eastAsia="Times New Roman" w:hAnsi="Times New Roman" w:cs="Times New Roman"/>
          <w:sz w:val="24"/>
          <w:szCs w:val="24"/>
        </w:rPr>
        <w:t xml:space="preserve"> </w:t>
      </w:r>
      <w:r w:rsidR="3F8FA64A" w:rsidRPr="26F167F5">
        <w:rPr>
          <w:rFonts w:ascii="Times New Roman" w:eastAsia="Times New Roman" w:hAnsi="Times New Roman" w:cs="Times New Roman"/>
          <w:sz w:val="24"/>
          <w:szCs w:val="24"/>
        </w:rPr>
        <w:t>These fertilizers are</w:t>
      </w:r>
      <w:r w:rsidR="000C1120">
        <w:rPr>
          <w:rFonts w:ascii="Times New Roman" w:eastAsia="Times New Roman" w:hAnsi="Times New Roman" w:cs="Times New Roman"/>
          <w:sz w:val="24"/>
          <w:szCs w:val="24"/>
        </w:rPr>
        <w:t xml:space="preserve"> not</w:t>
      </w:r>
      <w:r w:rsidR="3F8FA64A" w:rsidRPr="26F167F5">
        <w:rPr>
          <w:rFonts w:ascii="Times New Roman" w:eastAsia="Times New Roman" w:hAnsi="Times New Roman" w:cs="Times New Roman"/>
          <w:sz w:val="24"/>
          <w:szCs w:val="24"/>
        </w:rPr>
        <w:t xml:space="preserve"> made from natural materials</w:t>
      </w:r>
      <w:r w:rsidR="3F8FA64A" w:rsidRPr="4559D9D4">
        <w:rPr>
          <w:rFonts w:ascii="Times New Roman" w:eastAsia="Times New Roman" w:hAnsi="Times New Roman" w:cs="Times New Roman"/>
          <w:sz w:val="24"/>
          <w:szCs w:val="24"/>
        </w:rPr>
        <w:t>,</w:t>
      </w:r>
      <w:r w:rsidR="3F8FA64A" w:rsidRPr="26F167F5">
        <w:rPr>
          <w:rFonts w:ascii="Times New Roman" w:eastAsia="Times New Roman" w:hAnsi="Times New Roman" w:cs="Times New Roman"/>
          <w:sz w:val="24"/>
          <w:szCs w:val="24"/>
        </w:rPr>
        <w:t xml:space="preserve"> and these emerge from chemical processes. </w:t>
      </w:r>
      <w:r w:rsidR="3769A0A0">
        <w:tab/>
      </w:r>
      <w:r w:rsidR="3F8FA64A" w:rsidRPr="26F167F5">
        <w:rPr>
          <w:rFonts w:ascii="Times New Roman" w:eastAsia="Times New Roman" w:hAnsi="Times New Roman" w:cs="Times New Roman"/>
          <w:sz w:val="24"/>
          <w:szCs w:val="24"/>
        </w:rPr>
        <w:t xml:space="preserve">Nitrogen </w:t>
      </w:r>
      <w:r w:rsidR="3F8FA64A" w:rsidRPr="4559D9D4">
        <w:rPr>
          <w:rFonts w:ascii="Times New Roman" w:eastAsia="Times New Roman" w:hAnsi="Times New Roman" w:cs="Times New Roman"/>
          <w:sz w:val="24"/>
          <w:szCs w:val="24"/>
        </w:rPr>
        <w:t xml:space="preserve">fertilizers are used </w:t>
      </w:r>
      <w:r w:rsidR="0A9ACC26" w:rsidRPr="7E8A1204">
        <w:rPr>
          <w:rFonts w:ascii="Times New Roman" w:eastAsia="Times New Roman" w:hAnsi="Times New Roman" w:cs="Times New Roman"/>
          <w:sz w:val="24"/>
          <w:szCs w:val="24"/>
        </w:rPr>
        <w:t>during the middle stage of a plant’s growth are helpful</w:t>
      </w:r>
      <w:r w:rsidR="0A9ACC26" w:rsidRPr="757343BF">
        <w:rPr>
          <w:rFonts w:ascii="Times New Roman" w:eastAsia="Times New Roman" w:hAnsi="Times New Roman" w:cs="Times New Roman"/>
          <w:sz w:val="24"/>
          <w:szCs w:val="24"/>
        </w:rPr>
        <w:t xml:space="preserve"> in encouraging </w:t>
      </w:r>
      <w:r w:rsidR="0A9ACC26" w:rsidRPr="645C13A2">
        <w:rPr>
          <w:rFonts w:ascii="Times New Roman" w:eastAsia="Times New Roman" w:hAnsi="Times New Roman" w:cs="Times New Roman"/>
          <w:sz w:val="24"/>
          <w:szCs w:val="24"/>
        </w:rPr>
        <w:t xml:space="preserve">it grow larger and grow new </w:t>
      </w:r>
      <w:r w:rsidR="0A9ACC26" w:rsidRPr="42497518">
        <w:rPr>
          <w:rFonts w:ascii="Times New Roman" w:eastAsia="Times New Roman" w:hAnsi="Times New Roman" w:cs="Times New Roman"/>
          <w:sz w:val="24"/>
          <w:szCs w:val="24"/>
        </w:rPr>
        <w:t xml:space="preserve">leaves. </w:t>
      </w:r>
      <w:r w:rsidR="636CE6B4" w:rsidRPr="4F69F9B7">
        <w:rPr>
          <w:rFonts w:ascii="Times New Roman" w:eastAsia="Times New Roman" w:hAnsi="Times New Roman" w:cs="Times New Roman"/>
          <w:sz w:val="24"/>
          <w:szCs w:val="24"/>
        </w:rPr>
        <w:t xml:space="preserve">Phosphorus fertilizer is used to </w:t>
      </w:r>
      <w:r w:rsidR="23518DEB" w:rsidRPr="7AC7EBEC">
        <w:rPr>
          <w:rFonts w:ascii="Times New Roman" w:eastAsia="Times New Roman" w:hAnsi="Times New Roman" w:cs="Times New Roman"/>
          <w:sz w:val="24"/>
          <w:szCs w:val="24"/>
        </w:rPr>
        <w:t>strengthen</w:t>
      </w:r>
      <w:r w:rsidR="636CE6B4" w:rsidRPr="4F69F9B7">
        <w:rPr>
          <w:rFonts w:ascii="Times New Roman" w:eastAsia="Times New Roman" w:hAnsi="Times New Roman" w:cs="Times New Roman"/>
          <w:sz w:val="24"/>
          <w:szCs w:val="24"/>
        </w:rPr>
        <w:t xml:space="preserve"> the root system and the stems of a </w:t>
      </w:r>
      <w:r w:rsidR="636CE6B4" w:rsidRPr="7AC7EBEC">
        <w:rPr>
          <w:rFonts w:ascii="Times New Roman" w:eastAsia="Times New Roman" w:hAnsi="Times New Roman" w:cs="Times New Roman"/>
          <w:sz w:val="24"/>
          <w:szCs w:val="24"/>
        </w:rPr>
        <w:t>plant</w:t>
      </w:r>
      <w:r w:rsidR="0E259CDF" w:rsidRPr="7AC7EBEC">
        <w:rPr>
          <w:rFonts w:ascii="Times New Roman" w:eastAsia="Times New Roman" w:hAnsi="Times New Roman" w:cs="Times New Roman"/>
          <w:sz w:val="24"/>
          <w:szCs w:val="24"/>
        </w:rPr>
        <w:t xml:space="preserve">. </w:t>
      </w:r>
      <w:r w:rsidR="0E259CDF" w:rsidRPr="4B94314B">
        <w:rPr>
          <w:rFonts w:ascii="Times New Roman" w:eastAsia="Times New Roman" w:hAnsi="Times New Roman" w:cs="Times New Roman"/>
          <w:sz w:val="24"/>
          <w:szCs w:val="24"/>
        </w:rPr>
        <w:t>Phosphorous</w:t>
      </w:r>
      <w:r w:rsidR="0E259CDF" w:rsidRPr="7AC7EBEC">
        <w:rPr>
          <w:rFonts w:ascii="Times New Roman" w:eastAsia="Times New Roman" w:hAnsi="Times New Roman" w:cs="Times New Roman"/>
          <w:sz w:val="24"/>
          <w:szCs w:val="24"/>
        </w:rPr>
        <w:t xml:space="preserve"> is vital mineral for the flowering, </w:t>
      </w:r>
      <w:r w:rsidR="000C1120" w:rsidRPr="7AC7EBEC">
        <w:rPr>
          <w:rFonts w:ascii="Times New Roman" w:eastAsia="Times New Roman" w:hAnsi="Times New Roman" w:cs="Times New Roman"/>
          <w:sz w:val="24"/>
          <w:szCs w:val="24"/>
        </w:rPr>
        <w:t>seeding,</w:t>
      </w:r>
      <w:r w:rsidR="0E259CDF" w:rsidRPr="7AC7EBEC">
        <w:rPr>
          <w:rFonts w:ascii="Times New Roman" w:eastAsia="Times New Roman" w:hAnsi="Times New Roman" w:cs="Times New Roman"/>
          <w:sz w:val="24"/>
          <w:szCs w:val="24"/>
        </w:rPr>
        <w:t xml:space="preserve"> and fruiting </w:t>
      </w:r>
      <w:r w:rsidR="0E259CDF" w:rsidRPr="4B94314B">
        <w:rPr>
          <w:rFonts w:ascii="Times New Roman" w:eastAsia="Times New Roman" w:hAnsi="Times New Roman" w:cs="Times New Roman"/>
          <w:sz w:val="24"/>
          <w:szCs w:val="24"/>
        </w:rPr>
        <w:t xml:space="preserve">of the plant. </w:t>
      </w:r>
      <w:r w:rsidR="33446528" w:rsidRPr="3467BAAE">
        <w:rPr>
          <w:rFonts w:ascii="Times New Roman" w:eastAsia="Times New Roman" w:hAnsi="Times New Roman" w:cs="Times New Roman"/>
          <w:sz w:val="24"/>
          <w:szCs w:val="24"/>
        </w:rPr>
        <w:t xml:space="preserve">A lack of phosphorus stunts the plant’s </w:t>
      </w:r>
      <w:r w:rsidR="33446528" w:rsidRPr="42D82853">
        <w:rPr>
          <w:rFonts w:ascii="Times New Roman" w:eastAsia="Times New Roman" w:hAnsi="Times New Roman" w:cs="Times New Roman"/>
          <w:sz w:val="24"/>
          <w:szCs w:val="24"/>
        </w:rPr>
        <w:t>growth.</w:t>
      </w:r>
      <w:r w:rsidR="33446528" w:rsidRPr="46F5785F">
        <w:rPr>
          <w:rFonts w:ascii="Times New Roman" w:eastAsia="Times New Roman" w:hAnsi="Times New Roman" w:cs="Times New Roman"/>
          <w:sz w:val="24"/>
          <w:szCs w:val="24"/>
        </w:rPr>
        <w:t xml:space="preserve"> </w:t>
      </w:r>
      <w:r w:rsidR="33446528" w:rsidRPr="442120ED">
        <w:rPr>
          <w:rFonts w:ascii="Times New Roman" w:eastAsia="Times New Roman" w:hAnsi="Times New Roman" w:cs="Times New Roman"/>
          <w:sz w:val="24"/>
          <w:szCs w:val="24"/>
        </w:rPr>
        <w:t xml:space="preserve">To ensure that the plant grows properly, </w:t>
      </w:r>
      <w:r w:rsidR="000C1120">
        <w:rPr>
          <w:rFonts w:ascii="Times New Roman" w:eastAsia="Times New Roman" w:hAnsi="Times New Roman" w:cs="Times New Roman"/>
          <w:sz w:val="24"/>
          <w:szCs w:val="24"/>
        </w:rPr>
        <w:t>fertilizer</w:t>
      </w:r>
      <w:r w:rsidR="33446528" w:rsidRPr="442120ED">
        <w:rPr>
          <w:rFonts w:ascii="Times New Roman" w:eastAsia="Times New Roman" w:hAnsi="Times New Roman" w:cs="Times New Roman"/>
          <w:sz w:val="24"/>
          <w:szCs w:val="24"/>
        </w:rPr>
        <w:t xml:space="preserve"> have to </w:t>
      </w:r>
      <w:r w:rsidR="000C1120">
        <w:rPr>
          <w:rFonts w:ascii="Times New Roman" w:eastAsia="Times New Roman" w:hAnsi="Times New Roman" w:cs="Times New Roman"/>
          <w:sz w:val="24"/>
          <w:szCs w:val="24"/>
        </w:rPr>
        <w:t>be used</w:t>
      </w:r>
      <w:r w:rsidR="33446528" w:rsidRPr="442120ED">
        <w:rPr>
          <w:rFonts w:ascii="Times New Roman" w:eastAsia="Times New Roman" w:hAnsi="Times New Roman" w:cs="Times New Roman"/>
          <w:sz w:val="24"/>
          <w:szCs w:val="24"/>
        </w:rPr>
        <w:t xml:space="preserve"> before </w:t>
      </w:r>
      <w:r w:rsidR="33446528" w:rsidRPr="42D82853">
        <w:rPr>
          <w:rFonts w:ascii="Times New Roman" w:eastAsia="Times New Roman" w:hAnsi="Times New Roman" w:cs="Times New Roman"/>
          <w:sz w:val="24"/>
          <w:szCs w:val="24"/>
        </w:rPr>
        <w:t xml:space="preserve">planting the seeds. </w:t>
      </w:r>
      <w:r w:rsidR="1263AA8C" w:rsidRPr="1CD73078">
        <w:rPr>
          <w:rFonts w:ascii="Times New Roman" w:eastAsia="Times New Roman" w:hAnsi="Times New Roman" w:cs="Times New Roman"/>
          <w:sz w:val="24"/>
          <w:szCs w:val="24"/>
        </w:rPr>
        <w:t xml:space="preserve">Potassium helps </w:t>
      </w:r>
      <w:r w:rsidR="1263AA8C" w:rsidRPr="6C3CC253">
        <w:rPr>
          <w:rFonts w:ascii="Times New Roman" w:eastAsia="Times New Roman" w:hAnsi="Times New Roman" w:cs="Times New Roman"/>
          <w:sz w:val="24"/>
          <w:szCs w:val="24"/>
        </w:rPr>
        <w:t>the</w:t>
      </w:r>
      <w:r w:rsidR="1263AA8C" w:rsidRPr="1CD73078">
        <w:rPr>
          <w:rFonts w:ascii="Times New Roman" w:eastAsia="Times New Roman" w:hAnsi="Times New Roman" w:cs="Times New Roman"/>
          <w:sz w:val="24"/>
          <w:szCs w:val="24"/>
        </w:rPr>
        <w:t xml:space="preserve"> plant develop deeper and stronger roots. It also helps protect plants from harm when deprived of other nutrients. This nutrient is essential for photosynthesis and can delay diseases that can affect </w:t>
      </w:r>
      <w:r w:rsidR="1263AA8C" w:rsidRPr="3BA2542F">
        <w:rPr>
          <w:rFonts w:ascii="Times New Roman" w:eastAsia="Times New Roman" w:hAnsi="Times New Roman" w:cs="Times New Roman"/>
          <w:sz w:val="24"/>
          <w:szCs w:val="24"/>
        </w:rPr>
        <w:t>the</w:t>
      </w:r>
      <w:r w:rsidR="1263AA8C" w:rsidRPr="1CD73078">
        <w:rPr>
          <w:rFonts w:ascii="Times New Roman" w:eastAsia="Times New Roman" w:hAnsi="Times New Roman" w:cs="Times New Roman"/>
          <w:sz w:val="24"/>
          <w:szCs w:val="24"/>
        </w:rPr>
        <w:t xml:space="preserve"> garden</w:t>
      </w:r>
      <w:r w:rsidR="1263AA8C" w:rsidRPr="6078D8A2">
        <w:rPr>
          <w:rFonts w:ascii="Times New Roman" w:eastAsia="Times New Roman" w:hAnsi="Times New Roman" w:cs="Times New Roman"/>
          <w:sz w:val="24"/>
          <w:szCs w:val="24"/>
        </w:rPr>
        <w:t xml:space="preserve">. </w:t>
      </w:r>
    </w:p>
    <w:p w14:paraId="65CC71B7" w14:textId="5ABFC091" w:rsidR="1759AE16" w:rsidRDefault="5E88B686" w:rsidP="09A6C22E">
      <w:pPr>
        <w:spacing w:line="480" w:lineRule="auto"/>
        <w:ind w:firstLine="720"/>
        <w:rPr>
          <w:rFonts w:ascii="Times New Roman" w:eastAsia="Times New Roman" w:hAnsi="Times New Roman" w:cs="Times New Roman"/>
          <w:sz w:val="24"/>
          <w:szCs w:val="24"/>
        </w:rPr>
      </w:pPr>
      <w:r w:rsidRPr="09A6C22E">
        <w:rPr>
          <w:rFonts w:ascii="Times New Roman" w:eastAsia="Times New Roman" w:hAnsi="Times New Roman" w:cs="Times New Roman"/>
          <w:sz w:val="24"/>
          <w:szCs w:val="24"/>
        </w:rPr>
        <w:t>Organic fertilizers consist of manure, compost or other animal and plant products. It may be more cost effective to create our own bio-compost of plant waste</w:t>
      </w:r>
      <w:r w:rsidR="7E0803C3" w:rsidRPr="09A6C22E">
        <w:rPr>
          <w:rFonts w:ascii="Times New Roman" w:eastAsia="Times New Roman" w:hAnsi="Times New Roman" w:cs="Times New Roman"/>
          <w:sz w:val="24"/>
          <w:szCs w:val="24"/>
        </w:rPr>
        <w:t>. However, if the plants do not thrive well with organic fertilizer, we may have to switch to inorganic fertilizers to ensure our harvest isn’t in poor he</w:t>
      </w:r>
      <w:r w:rsidR="4C124C00" w:rsidRPr="09A6C22E">
        <w:rPr>
          <w:rFonts w:ascii="Times New Roman" w:eastAsia="Times New Roman" w:hAnsi="Times New Roman" w:cs="Times New Roman"/>
          <w:sz w:val="24"/>
          <w:szCs w:val="24"/>
        </w:rPr>
        <w:t xml:space="preserve">alth. </w:t>
      </w:r>
    </w:p>
    <w:p w14:paraId="3EEF68CE" w14:textId="4558CE14" w:rsidR="00164BC3" w:rsidRPr="00D54BA6" w:rsidRDefault="5306C70A" w:rsidP="09C2AC17">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t>Equipment</w:t>
      </w:r>
    </w:p>
    <w:p w14:paraId="6CA3C32D" w14:textId="18BF4F81" w:rsidR="006B4891" w:rsidRPr="00AC1BBD" w:rsidRDefault="459CA8B2" w:rsidP="00877791">
      <w:pPr>
        <w:spacing w:line="480" w:lineRule="auto"/>
        <w:ind w:firstLine="720"/>
        <w:rPr>
          <w:rFonts w:ascii="Times New Roman" w:eastAsia="Times New Roman" w:hAnsi="Times New Roman" w:cs="Times New Roman"/>
          <w:sz w:val="24"/>
          <w:szCs w:val="24"/>
        </w:rPr>
      </w:pPr>
      <w:r w:rsidRPr="09A6C22E">
        <w:rPr>
          <w:rFonts w:ascii="Times New Roman" w:eastAsia="Times New Roman" w:hAnsi="Times New Roman" w:cs="Times New Roman"/>
          <w:sz w:val="24"/>
          <w:szCs w:val="24"/>
        </w:rPr>
        <w:t>When it comes to gardening equipment</w:t>
      </w:r>
      <w:r w:rsidR="6D381FBE" w:rsidRPr="09A6C22E">
        <w:rPr>
          <w:rFonts w:ascii="Times New Roman" w:eastAsia="Times New Roman" w:hAnsi="Times New Roman" w:cs="Times New Roman"/>
          <w:sz w:val="24"/>
          <w:szCs w:val="24"/>
        </w:rPr>
        <w:t xml:space="preserve">, the </w:t>
      </w:r>
      <w:r w:rsidR="0FF2BC86" w:rsidRPr="10C8FD9B">
        <w:rPr>
          <w:rFonts w:ascii="Times New Roman" w:eastAsia="Times New Roman" w:hAnsi="Times New Roman" w:cs="Times New Roman"/>
          <w:sz w:val="24"/>
          <w:szCs w:val="24"/>
        </w:rPr>
        <w:t>equipment needed varies</w:t>
      </w:r>
      <w:r w:rsidR="71992686" w:rsidRPr="09A6C22E">
        <w:rPr>
          <w:rFonts w:ascii="Times New Roman" w:eastAsia="Times New Roman" w:hAnsi="Times New Roman" w:cs="Times New Roman"/>
          <w:sz w:val="24"/>
          <w:szCs w:val="24"/>
        </w:rPr>
        <w:t xml:space="preserve"> </w:t>
      </w:r>
      <w:r w:rsidR="0FF2BC86" w:rsidRPr="2A75F7C4">
        <w:rPr>
          <w:rFonts w:ascii="Times New Roman" w:eastAsia="Times New Roman" w:hAnsi="Times New Roman" w:cs="Times New Roman"/>
          <w:sz w:val="24"/>
          <w:szCs w:val="24"/>
        </w:rPr>
        <w:t xml:space="preserve">on the size of the garden. </w:t>
      </w:r>
      <w:r w:rsidR="0FF2BC86" w:rsidRPr="26F3071F">
        <w:rPr>
          <w:rFonts w:ascii="Times New Roman" w:eastAsia="Times New Roman" w:hAnsi="Times New Roman" w:cs="Times New Roman"/>
          <w:sz w:val="24"/>
          <w:szCs w:val="24"/>
        </w:rPr>
        <w:t>Starting out, the essential tools needed are</w:t>
      </w:r>
      <w:r w:rsidR="71992686" w:rsidRPr="26F3071F">
        <w:rPr>
          <w:rFonts w:ascii="Times New Roman" w:eastAsia="Times New Roman" w:hAnsi="Times New Roman" w:cs="Times New Roman"/>
          <w:sz w:val="24"/>
          <w:szCs w:val="24"/>
        </w:rPr>
        <w:t xml:space="preserve"> </w:t>
      </w:r>
      <w:r w:rsidR="7D85F74E" w:rsidRPr="57A3A848">
        <w:rPr>
          <w:rFonts w:ascii="Times New Roman" w:eastAsia="Times New Roman" w:hAnsi="Times New Roman" w:cs="Times New Roman"/>
          <w:sz w:val="24"/>
          <w:szCs w:val="24"/>
        </w:rPr>
        <w:t xml:space="preserve">hand </w:t>
      </w:r>
      <w:r w:rsidR="7D85F74E" w:rsidRPr="0AFB0BEA">
        <w:rPr>
          <w:rFonts w:ascii="Times New Roman" w:eastAsia="Times New Roman" w:hAnsi="Times New Roman" w:cs="Times New Roman"/>
          <w:sz w:val="24"/>
          <w:szCs w:val="24"/>
        </w:rPr>
        <w:t xml:space="preserve">trowel, hand cultivator, </w:t>
      </w:r>
      <w:r w:rsidR="7D85F74E" w:rsidRPr="7726E64F">
        <w:rPr>
          <w:rFonts w:ascii="Times New Roman" w:eastAsia="Times New Roman" w:hAnsi="Times New Roman" w:cs="Times New Roman"/>
          <w:sz w:val="24"/>
          <w:szCs w:val="24"/>
        </w:rPr>
        <w:t>garden fork,</w:t>
      </w:r>
      <w:r w:rsidR="71992686" w:rsidRPr="12467B9B">
        <w:rPr>
          <w:rFonts w:ascii="Times New Roman" w:eastAsia="Times New Roman" w:hAnsi="Times New Roman" w:cs="Times New Roman"/>
          <w:sz w:val="24"/>
          <w:szCs w:val="24"/>
        </w:rPr>
        <w:t xml:space="preserve"> </w:t>
      </w:r>
      <w:r w:rsidR="7D85F74E" w:rsidRPr="66F0DB92">
        <w:rPr>
          <w:rFonts w:ascii="Times New Roman" w:eastAsia="Times New Roman" w:hAnsi="Times New Roman" w:cs="Times New Roman"/>
          <w:sz w:val="24"/>
          <w:szCs w:val="24"/>
        </w:rPr>
        <w:t>garden shovel or spade</w:t>
      </w:r>
      <w:r w:rsidR="0F568459" w:rsidRPr="1A330949">
        <w:rPr>
          <w:rFonts w:ascii="Times New Roman" w:eastAsia="Times New Roman" w:hAnsi="Times New Roman" w:cs="Times New Roman"/>
          <w:sz w:val="24"/>
          <w:szCs w:val="24"/>
        </w:rPr>
        <w:t xml:space="preserve"> </w:t>
      </w:r>
      <w:r w:rsidR="7A6D1347" w:rsidRPr="4EC358A2">
        <w:rPr>
          <w:rFonts w:ascii="Times New Roman" w:eastAsia="Times New Roman" w:hAnsi="Times New Roman" w:cs="Times New Roman"/>
          <w:sz w:val="24"/>
          <w:szCs w:val="24"/>
        </w:rPr>
        <w:t xml:space="preserve">and garden </w:t>
      </w:r>
      <w:r w:rsidR="7A6D1347" w:rsidRPr="632EE84B">
        <w:rPr>
          <w:rFonts w:ascii="Times New Roman" w:eastAsia="Times New Roman" w:hAnsi="Times New Roman" w:cs="Times New Roman"/>
          <w:sz w:val="24"/>
          <w:szCs w:val="24"/>
        </w:rPr>
        <w:t>rake.</w:t>
      </w:r>
      <w:r w:rsidR="7A6D1347" w:rsidRPr="4EC358A2">
        <w:rPr>
          <w:rFonts w:ascii="Times New Roman" w:eastAsia="Times New Roman" w:hAnsi="Times New Roman" w:cs="Times New Roman"/>
          <w:sz w:val="24"/>
          <w:szCs w:val="24"/>
        </w:rPr>
        <w:t xml:space="preserve"> </w:t>
      </w:r>
      <w:r w:rsidR="7A6D1347" w:rsidRPr="3B51E4E0">
        <w:rPr>
          <w:rFonts w:ascii="Times New Roman" w:eastAsia="Times New Roman" w:hAnsi="Times New Roman" w:cs="Times New Roman"/>
          <w:sz w:val="24"/>
          <w:szCs w:val="24"/>
        </w:rPr>
        <w:t>A hand trowel will be beneficial in di</w:t>
      </w:r>
      <w:r w:rsidR="6341753C" w:rsidRPr="3B51E4E0">
        <w:rPr>
          <w:rFonts w:ascii="Times New Roman" w:eastAsia="Times New Roman" w:hAnsi="Times New Roman" w:cs="Times New Roman"/>
          <w:sz w:val="24"/>
          <w:szCs w:val="24"/>
        </w:rPr>
        <w:t xml:space="preserve">gging small holes to plants the seeds </w:t>
      </w:r>
      <w:r w:rsidR="6341753C" w:rsidRPr="5D7FADA2">
        <w:rPr>
          <w:rFonts w:ascii="Times New Roman" w:eastAsia="Times New Roman" w:hAnsi="Times New Roman" w:cs="Times New Roman"/>
          <w:sz w:val="24"/>
          <w:szCs w:val="24"/>
        </w:rPr>
        <w:t xml:space="preserve">and measuring </w:t>
      </w:r>
      <w:r w:rsidR="6341753C" w:rsidRPr="5B178925">
        <w:rPr>
          <w:rFonts w:ascii="Times New Roman" w:eastAsia="Times New Roman" w:hAnsi="Times New Roman" w:cs="Times New Roman"/>
          <w:sz w:val="24"/>
          <w:szCs w:val="24"/>
        </w:rPr>
        <w:t xml:space="preserve">depths in the soil. </w:t>
      </w:r>
      <w:r w:rsidR="6341753C" w:rsidRPr="5F58ED0E">
        <w:rPr>
          <w:rFonts w:ascii="Times New Roman" w:eastAsia="Times New Roman" w:hAnsi="Times New Roman" w:cs="Times New Roman"/>
          <w:sz w:val="24"/>
          <w:szCs w:val="24"/>
        </w:rPr>
        <w:t xml:space="preserve">A hand cultivator is like a fork with three </w:t>
      </w:r>
      <w:r w:rsidR="6341753C" w:rsidRPr="5F58ED0E">
        <w:rPr>
          <w:rFonts w:ascii="Times New Roman" w:eastAsia="Times New Roman" w:hAnsi="Times New Roman" w:cs="Times New Roman"/>
          <w:sz w:val="24"/>
          <w:szCs w:val="24"/>
        </w:rPr>
        <w:lastRenderedPageBreak/>
        <w:t>tines and is used to remove weeds and rough up the so</w:t>
      </w:r>
      <w:r w:rsidR="761B3A5A" w:rsidRPr="5F58ED0E">
        <w:rPr>
          <w:rFonts w:ascii="Times New Roman" w:eastAsia="Times New Roman" w:hAnsi="Times New Roman" w:cs="Times New Roman"/>
          <w:sz w:val="24"/>
          <w:szCs w:val="24"/>
        </w:rPr>
        <w:t xml:space="preserve">il. </w:t>
      </w:r>
      <w:r w:rsidR="761B3A5A" w:rsidRPr="668EF403">
        <w:rPr>
          <w:rFonts w:ascii="Times New Roman" w:eastAsia="Times New Roman" w:hAnsi="Times New Roman" w:cs="Times New Roman"/>
          <w:sz w:val="24"/>
          <w:szCs w:val="24"/>
        </w:rPr>
        <w:t xml:space="preserve">A garden fork will be useful in </w:t>
      </w:r>
      <w:r w:rsidR="761B3A5A" w:rsidRPr="0F266F9F">
        <w:rPr>
          <w:rFonts w:ascii="Times New Roman" w:eastAsia="Times New Roman" w:hAnsi="Times New Roman" w:cs="Times New Roman"/>
          <w:sz w:val="24"/>
          <w:szCs w:val="24"/>
        </w:rPr>
        <w:t>turning</w:t>
      </w:r>
      <w:r w:rsidR="761B3A5A" w:rsidRPr="668EF403">
        <w:rPr>
          <w:rFonts w:ascii="Times New Roman" w:eastAsia="Times New Roman" w:hAnsi="Times New Roman" w:cs="Times New Roman"/>
          <w:sz w:val="24"/>
          <w:szCs w:val="24"/>
        </w:rPr>
        <w:t xml:space="preserve"> over the soil and compost and </w:t>
      </w:r>
      <w:r w:rsidR="761B3A5A" w:rsidRPr="34D9B9B7">
        <w:rPr>
          <w:rFonts w:ascii="Times New Roman" w:eastAsia="Times New Roman" w:hAnsi="Times New Roman" w:cs="Times New Roman"/>
          <w:sz w:val="24"/>
          <w:szCs w:val="24"/>
        </w:rPr>
        <w:t>digging out root crops</w:t>
      </w:r>
      <w:r w:rsidR="000C1120" w:rsidRPr="34D9B9B7">
        <w:rPr>
          <w:rFonts w:ascii="Times New Roman" w:eastAsia="Times New Roman" w:hAnsi="Times New Roman" w:cs="Times New Roman"/>
          <w:sz w:val="24"/>
          <w:szCs w:val="24"/>
        </w:rPr>
        <w:t xml:space="preserve">. </w:t>
      </w:r>
      <w:r w:rsidR="6FAD1D81" w:rsidRPr="0532DBB5">
        <w:rPr>
          <w:rFonts w:ascii="Times New Roman" w:eastAsia="Times New Roman" w:hAnsi="Times New Roman" w:cs="Times New Roman"/>
          <w:sz w:val="24"/>
          <w:szCs w:val="24"/>
        </w:rPr>
        <w:t xml:space="preserve">A key tool for gardening is the </w:t>
      </w:r>
      <w:r w:rsidR="6FAD1D81" w:rsidRPr="4DBE2807">
        <w:rPr>
          <w:rFonts w:ascii="Times New Roman" w:eastAsia="Times New Roman" w:hAnsi="Times New Roman" w:cs="Times New Roman"/>
          <w:sz w:val="24"/>
          <w:szCs w:val="24"/>
        </w:rPr>
        <w:t>spade</w:t>
      </w:r>
      <w:r w:rsidR="000C1120">
        <w:rPr>
          <w:rFonts w:ascii="Times New Roman" w:eastAsia="Times New Roman" w:hAnsi="Times New Roman" w:cs="Times New Roman"/>
          <w:sz w:val="24"/>
          <w:szCs w:val="24"/>
        </w:rPr>
        <w:t>,</w:t>
      </w:r>
      <w:r w:rsidR="6FAD1D81" w:rsidRPr="4DBE2807">
        <w:rPr>
          <w:rFonts w:ascii="Times New Roman" w:eastAsia="Times New Roman" w:hAnsi="Times New Roman" w:cs="Times New Roman"/>
          <w:sz w:val="24"/>
          <w:szCs w:val="24"/>
        </w:rPr>
        <w:t xml:space="preserve"> which is essential for </w:t>
      </w:r>
      <w:r w:rsidR="6FAD1D81" w:rsidRPr="19CEF5B0">
        <w:rPr>
          <w:rFonts w:ascii="Times New Roman" w:eastAsia="Times New Roman" w:hAnsi="Times New Roman" w:cs="Times New Roman"/>
          <w:sz w:val="24"/>
          <w:szCs w:val="24"/>
        </w:rPr>
        <w:t xml:space="preserve">moving soil. </w:t>
      </w:r>
      <w:r w:rsidR="6FAD1D81" w:rsidRPr="39064C5C">
        <w:rPr>
          <w:rFonts w:ascii="Times New Roman" w:eastAsia="Times New Roman" w:hAnsi="Times New Roman" w:cs="Times New Roman"/>
          <w:sz w:val="24"/>
          <w:szCs w:val="24"/>
        </w:rPr>
        <w:t xml:space="preserve">And the </w:t>
      </w:r>
      <w:r w:rsidR="16414CDF" w:rsidRPr="7C42B1FD">
        <w:rPr>
          <w:rFonts w:ascii="Times New Roman" w:eastAsia="Times New Roman" w:hAnsi="Times New Roman" w:cs="Times New Roman"/>
          <w:sz w:val="24"/>
          <w:szCs w:val="24"/>
        </w:rPr>
        <w:t>straight</w:t>
      </w:r>
      <w:r w:rsidR="6FAD1D81" w:rsidRPr="39064C5C">
        <w:rPr>
          <w:rFonts w:ascii="Times New Roman" w:eastAsia="Times New Roman" w:hAnsi="Times New Roman" w:cs="Times New Roman"/>
          <w:sz w:val="24"/>
          <w:szCs w:val="24"/>
        </w:rPr>
        <w:t xml:space="preserve">-edged flat blade is helpful in </w:t>
      </w:r>
      <w:r w:rsidR="06446D14" w:rsidRPr="39064C5C">
        <w:rPr>
          <w:rFonts w:ascii="Times New Roman" w:eastAsia="Times New Roman" w:hAnsi="Times New Roman" w:cs="Times New Roman"/>
          <w:sz w:val="24"/>
          <w:szCs w:val="24"/>
        </w:rPr>
        <w:t>cutting roots,</w:t>
      </w:r>
      <w:r w:rsidR="06446D14" w:rsidRPr="0D97E89E">
        <w:rPr>
          <w:rFonts w:ascii="Times New Roman" w:eastAsia="Times New Roman" w:hAnsi="Times New Roman" w:cs="Times New Roman"/>
          <w:sz w:val="24"/>
          <w:szCs w:val="24"/>
        </w:rPr>
        <w:t xml:space="preserve"> removing weeds,</w:t>
      </w:r>
      <w:r w:rsidR="06446D14" w:rsidRPr="7C42B1FD">
        <w:rPr>
          <w:rFonts w:ascii="Times New Roman" w:eastAsia="Times New Roman" w:hAnsi="Times New Roman" w:cs="Times New Roman"/>
          <w:sz w:val="24"/>
          <w:szCs w:val="24"/>
        </w:rPr>
        <w:t xml:space="preserve"> and making edgings. </w:t>
      </w:r>
      <w:r w:rsidR="3CE26A4C" w:rsidRPr="2925129F">
        <w:rPr>
          <w:rFonts w:ascii="Times New Roman" w:eastAsia="Times New Roman" w:hAnsi="Times New Roman" w:cs="Times New Roman"/>
          <w:sz w:val="24"/>
          <w:szCs w:val="24"/>
        </w:rPr>
        <w:t xml:space="preserve">A garden rake would be </w:t>
      </w:r>
      <w:r w:rsidR="3CE26A4C" w:rsidRPr="4AF9132E">
        <w:rPr>
          <w:rFonts w:ascii="Times New Roman" w:eastAsia="Times New Roman" w:hAnsi="Times New Roman" w:cs="Times New Roman"/>
          <w:sz w:val="24"/>
          <w:szCs w:val="24"/>
        </w:rPr>
        <w:t xml:space="preserve">valuable in </w:t>
      </w:r>
      <w:r w:rsidR="3CE26A4C" w:rsidRPr="1BC5588D">
        <w:rPr>
          <w:rFonts w:ascii="Times New Roman" w:eastAsia="Times New Roman" w:hAnsi="Times New Roman" w:cs="Times New Roman"/>
          <w:sz w:val="24"/>
          <w:szCs w:val="24"/>
        </w:rPr>
        <w:t>smoothing the soil and removing the</w:t>
      </w:r>
      <w:r w:rsidR="3797D8E1" w:rsidRPr="1BC5588D">
        <w:rPr>
          <w:rFonts w:ascii="Times New Roman" w:eastAsia="Times New Roman" w:hAnsi="Times New Roman" w:cs="Times New Roman"/>
          <w:sz w:val="24"/>
          <w:szCs w:val="24"/>
        </w:rPr>
        <w:t xml:space="preserve"> garden of debris </w:t>
      </w:r>
      <w:r w:rsidR="3797D8E1" w:rsidRPr="7C5B75B3">
        <w:rPr>
          <w:rFonts w:ascii="Times New Roman" w:eastAsia="Times New Roman" w:hAnsi="Times New Roman" w:cs="Times New Roman"/>
          <w:sz w:val="24"/>
          <w:szCs w:val="24"/>
        </w:rPr>
        <w:t xml:space="preserve">and small rocks. </w:t>
      </w:r>
    </w:p>
    <w:p w14:paraId="1A1B9B0F" w14:textId="74B59F33" w:rsidR="09C2AC17" w:rsidRPr="000C1120" w:rsidRDefault="7172772C" w:rsidP="000C1120">
      <w:pPr>
        <w:spacing w:line="480" w:lineRule="auto"/>
        <w:ind w:firstLine="720"/>
        <w:rPr>
          <w:rFonts w:ascii="Times New Roman" w:eastAsia="Times New Roman" w:hAnsi="Times New Roman" w:cs="Times New Roman"/>
          <w:sz w:val="24"/>
          <w:szCs w:val="24"/>
        </w:rPr>
      </w:pPr>
      <w:r w:rsidRPr="7412F4C3">
        <w:rPr>
          <w:rFonts w:ascii="Times New Roman" w:eastAsia="Times New Roman" w:hAnsi="Times New Roman" w:cs="Times New Roman"/>
          <w:sz w:val="24"/>
          <w:szCs w:val="24"/>
        </w:rPr>
        <w:t xml:space="preserve">Hand pruners and garden scissors </w:t>
      </w:r>
      <w:r w:rsidRPr="55DF084A">
        <w:rPr>
          <w:rFonts w:ascii="Times New Roman" w:eastAsia="Times New Roman" w:hAnsi="Times New Roman" w:cs="Times New Roman"/>
          <w:sz w:val="24"/>
          <w:szCs w:val="24"/>
        </w:rPr>
        <w:t xml:space="preserve">are </w:t>
      </w:r>
      <w:r w:rsidRPr="6D4F79B7">
        <w:rPr>
          <w:rFonts w:ascii="Times New Roman" w:eastAsia="Times New Roman" w:hAnsi="Times New Roman" w:cs="Times New Roman"/>
          <w:sz w:val="24"/>
          <w:szCs w:val="24"/>
        </w:rPr>
        <w:t xml:space="preserve">crucial for pruning, </w:t>
      </w:r>
      <w:r w:rsidR="000C1120" w:rsidRPr="3F368B3E">
        <w:rPr>
          <w:rFonts w:ascii="Times New Roman" w:eastAsia="Times New Roman" w:hAnsi="Times New Roman" w:cs="Times New Roman"/>
          <w:sz w:val="24"/>
          <w:szCs w:val="24"/>
        </w:rPr>
        <w:t>deadheading,</w:t>
      </w:r>
      <w:r w:rsidRPr="3F368B3E">
        <w:rPr>
          <w:rFonts w:ascii="Times New Roman" w:eastAsia="Times New Roman" w:hAnsi="Times New Roman" w:cs="Times New Roman"/>
          <w:sz w:val="24"/>
          <w:szCs w:val="24"/>
        </w:rPr>
        <w:t xml:space="preserve"> and harvesting. </w:t>
      </w:r>
      <w:r w:rsidR="14480CA9" w:rsidRPr="30145C3D">
        <w:rPr>
          <w:rFonts w:ascii="Times New Roman" w:eastAsia="Times New Roman" w:hAnsi="Times New Roman" w:cs="Times New Roman"/>
          <w:sz w:val="24"/>
          <w:szCs w:val="24"/>
        </w:rPr>
        <w:t xml:space="preserve">A hand pruner is </w:t>
      </w:r>
      <w:r w:rsidR="14480CA9" w:rsidRPr="27AEB7DC">
        <w:rPr>
          <w:rFonts w:ascii="Times New Roman" w:eastAsia="Times New Roman" w:hAnsi="Times New Roman" w:cs="Times New Roman"/>
          <w:sz w:val="24"/>
          <w:szCs w:val="24"/>
        </w:rPr>
        <w:t xml:space="preserve">versatile </w:t>
      </w:r>
      <w:r w:rsidR="14480CA9" w:rsidRPr="0C238714">
        <w:rPr>
          <w:rFonts w:ascii="Times New Roman" w:eastAsia="Times New Roman" w:hAnsi="Times New Roman" w:cs="Times New Roman"/>
          <w:sz w:val="24"/>
          <w:szCs w:val="24"/>
        </w:rPr>
        <w:t xml:space="preserve">when it comes </w:t>
      </w:r>
      <w:r w:rsidR="14480CA9" w:rsidRPr="27AEB7DC">
        <w:rPr>
          <w:rFonts w:ascii="Times New Roman" w:eastAsia="Times New Roman" w:hAnsi="Times New Roman" w:cs="Times New Roman"/>
          <w:sz w:val="24"/>
          <w:szCs w:val="24"/>
        </w:rPr>
        <w:t xml:space="preserve">to </w:t>
      </w:r>
      <w:r w:rsidR="14480CA9" w:rsidRPr="61664D39">
        <w:rPr>
          <w:rFonts w:ascii="Times New Roman" w:eastAsia="Times New Roman" w:hAnsi="Times New Roman" w:cs="Times New Roman"/>
          <w:sz w:val="24"/>
          <w:szCs w:val="24"/>
        </w:rPr>
        <w:t>trimming</w:t>
      </w:r>
      <w:r w:rsidR="14480CA9" w:rsidRPr="27AEB7DC">
        <w:rPr>
          <w:rFonts w:ascii="Times New Roman" w:eastAsia="Times New Roman" w:hAnsi="Times New Roman" w:cs="Times New Roman"/>
          <w:sz w:val="24"/>
          <w:szCs w:val="24"/>
        </w:rPr>
        <w:t xml:space="preserve"> small </w:t>
      </w:r>
      <w:r w:rsidR="14480CA9" w:rsidRPr="5CFDAD4A">
        <w:rPr>
          <w:rFonts w:ascii="Times New Roman" w:eastAsia="Times New Roman" w:hAnsi="Times New Roman" w:cs="Times New Roman"/>
          <w:sz w:val="24"/>
          <w:szCs w:val="24"/>
        </w:rPr>
        <w:t>branches</w:t>
      </w:r>
      <w:r w:rsidR="14480CA9" w:rsidRPr="0C238714">
        <w:rPr>
          <w:rFonts w:ascii="Times New Roman" w:eastAsia="Times New Roman" w:hAnsi="Times New Roman" w:cs="Times New Roman"/>
          <w:sz w:val="24"/>
          <w:szCs w:val="24"/>
        </w:rPr>
        <w:t xml:space="preserve">, perennial plants, </w:t>
      </w:r>
      <w:r w:rsidR="000C1120" w:rsidRPr="0C238714">
        <w:rPr>
          <w:rFonts w:ascii="Times New Roman" w:eastAsia="Times New Roman" w:hAnsi="Times New Roman" w:cs="Times New Roman"/>
          <w:sz w:val="24"/>
          <w:szCs w:val="24"/>
        </w:rPr>
        <w:t>shrubs,</w:t>
      </w:r>
      <w:r w:rsidR="14480CA9" w:rsidRPr="0C238714">
        <w:rPr>
          <w:rFonts w:ascii="Times New Roman" w:eastAsia="Times New Roman" w:hAnsi="Times New Roman" w:cs="Times New Roman"/>
          <w:sz w:val="24"/>
          <w:szCs w:val="24"/>
        </w:rPr>
        <w:t xml:space="preserve"> or </w:t>
      </w:r>
      <w:r w:rsidR="14480CA9" w:rsidRPr="61664D39">
        <w:rPr>
          <w:rFonts w:ascii="Times New Roman" w:eastAsia="Times New Roman" w:hAnsi="Times New Roman" w:cs="Times New Roman"/>
          <w:sz w:val="24"/>
          <w:szCs w:val="24"/>
        </w:rPr>
        <w:t xml:space="preserve">trees. </w:t>
      </w:r>
      <w:r w:rsidR="3DD83020" w:rsidRPr="4D616A7C">
        <w:rPr>
          <w:rFonts w:ascii="Times New Roman" w:eastAsia="Times New Roman" w:hAnsi="Times New Roman" w:cs="Times New Roman"/>
          <w:sz w:val="24"/>
          <w:szCs w:val="24"/>
        </w:rPr>
        <w:t xml:space="preserve">Hand pruners can also be used to harvest ripe vegetables without damaging the plant. </w:t>
      </w:r>
      <w:r w:rsidR="3DD83020" w:rsidRPr="536EC471">
        <w:rPr>
          <w:rFonts w:ascii="Times New Roman" w:eastAsia="Times New Roman" w:hAnsi="Times New Roman" w:cs="Times New Roman"/>
          <w:sz w:val="24"/>
          <w:szCs w:val="24"/>
        </w:rPr>
        <w:t xml:space="preserve">Garden scissors are </w:t>
      </w:r>
      <w:r w:rsidR="1056FEE9" w:rsidRPr="536EC471">
        <w:rPr>
          <w:rFonts w:ascii="Times New Roman" w:eastAsia="Times New Roman" w:hAnsi="Times New Roman" w:cs="Times New Roman"/>
          <w:sz w:val="24"/>
          <w:szCs w:val="24"/>
        </w:rPr>
        <w:t>extremely</w:t>
      </w:r>
      <w:r w:rsidR="3DD83020" w:rsidRPr="536EC471">
        <w:rPr>
          <w:rFonts w:ascii="Times New Roman" w:eastAsia="Times New Roman" w:hAnsi="Times New Roman" w:cs="Times New Roman"/>
          <w:sz w:val="24"/>
          <w:szCs w:val="24"/>
        </w:rPr>
        <w:t xml:space="preserve"> use</w:t>
      </w:r>
      <w:r w:rsidR="209AA80B" w:rsidRPr="536EC471">
        <w:rPr>
          <w:rFonts w:ascii="Times New Roman" w:eastAsia="Times New Roman" w:hAnsi="Times New Roman" w:cs="Times New Roman"/>
          <w:sz w:val="24"/>
          <w:szCs w:val="24"/>
        </w:rPr>
        <w:t xml:space="preserve">ful </w:t>
      </w:r>
      <w:r w:rsidR="03B17190" w:rsidRPr="536EC471">
        <w:rPr>
          <w:rFonts w:ascii="Times New Roman" w:eastAsia="Times New Roman" w:hAnsi="Times New Roman" w:cs="Times New Roman"/>
          <w:sz w:val="24"/>
          <w:szCs w:val="24"/>
        </w:rPr>
        <w:t>when it comes to deadheading</w:t>
      </w:r>
      <w:r w:rsidR="03B17190" w:rsidRPr="76D0B489">
        <w:rPr>
          <w:rFonts w:ascii="Times New Roman" w:eastAsia="Times New Roman" w:hAnsi="Times New Roman" w:cs="Times New Roman"/>
          <w:sz w:val="24"/>
          <w:szCs w:val="24"/>
        </w:rPr>
        <w:t>,</w:t>
      </w:r>
      <w:r w:rsidR="03B17190" w:rsidRPr="536EC471">
        <w:rPr>
          <w:rFonts w:ascii="Times New Roman" w:eastAsia="Times New Roman" w:hAnsi="Times New Roman" w:cs="Times New Roman"/>
          <w:sz w:val="24"/>
          <w:szCs w:val="24"/>
        </w:rPr>
        <w:t xml:space="preserve"> which is the </w:t>
      </w:r>
      <w:r w:rsidR="03B17190" w:rsidRPr="7608C028">
        <w:rPr>
          <w:rFonts w:ascii="Times New Roman" w:eastAsia="Times New Roman" w:hAnsi="Times New Roman" w:cs="Times New Roman"/>
          <w:sz w:val="24"/>
          <w:szCs w:val="24"/>
        </w:rPr>
        <w:t xml:space="preserve">removal of dead </w:t>
      </w:r>
      <w:r w:rsidR="03B17190" w:rsidRPr="76D0B489">
        <w:rPr>
          <w:rFonts w:ascii="Times New Roman" w:eastAsia="Times New Roman" w:hAnsi="Times New Roman" w:cs="Times New Roman"/>
          <w:sz w:val="24"/>
          <w:szCs w:val="24"/>
        </w:rPr>
        <w:t xml:space="preserve">flowers, snipping herbs and flower stems, and pruning </w:t>
      </w:r>
      <w:r w:rsidR="03B17190" w:rsidRPr="7308357D">
        <w:rPr>
          <w:rFonts w:ascii="Times New Roman" w:eastAsia="Times New Roman" w:hAnsi="Times New Roman" w:cs="Times New Roman"/>
          <w:sz w:val="24"/>
          <w:szCs w:val="24"/>
        </w:rPr>
        <w:t>delicate</w:t>
      </w:r>
      <w:r w:rsidR="580F0ACC" w:rsidRPr="7308357D">
        <w:rPr>
          <w:rFonts w:ascii="Times New Roman" w:eastAsia="Times New Roman" w:hAnsi="Times New Roman" w:cs="Times New Roman"/>
          <w:sz w:val="24"/>
          <w:szCs w:val="24"/>
        </w:rPr>
        <w:t xml:space="preserve"> plants. </w:t>
      </w:r>
    </w:p>
    <w:p w14:paraId="7BB77B28" w14:textId="283DD9AE" w:rsidR="006B4891" w:rsidRPr="00AC1BBD" w:rsidRDefault="13EEB46A" w:rsidP="09C2AC17">
      <w:pPr>
        <w:spacing w:line="480" w:lineRule="auto"/>
        <w:jc w:val="center"/>
        <w:rPr>
          <w:rFonts w:ascii="Times New Roman" w:eastAsia="Times New Roman" w:hAnsi="Times New Roman" w:cs="Times New Roman"/>
          <w:b/>
          <w:bCs/>
          <w:sz w:val="24"/>
          <w:szCs w:val="24"/>
        </w:rPr>
      </w:pPr>
      <w:r w:rsidRPr="7698B1ED">
        <w:rPr>
          <w:rFonts w:ascii="Times New Roman" w:eastAsia="Times New Roman" w:hAnsi="Times New Roman" w:cs="Times New Roman"/>
          <w:sz w:val="24"/>
          <w:szCs w:val="24"/>
          <w:u w:val="single"/>
        </w:rPr>
        <w:t xml:space="preserve">Weather </w:t>
      </w:r>
      <w:r w:rsidR="174431FD" w:rsidRPr="7698B1ED">
        <w:rPr>
          <w:rFonts w:ascii="Times New Roman" w:eastAsia="Times New Roman" w:hAnsi="Times New Roman" w:cs="Times New Roman"/>
          <w:sz w:val="24"/>
          <w:szCs w:val="24"/>
          <w:u w:val="single"/>
        </w:rPr>
        <w:t>and Pest</w:t>
      </w:r>
      <w:r w:rsidR="301C1F4F" w:rsidRPr="7698B1ED">
        <w:rPr>
          <w:rFonts w:ascii="Times New Roman" w:eastAsia="Times New Roman" w:hAnsi="Times New Roman" w:cs="Times New Roman"/>
          <w:sz w:val="24"/>
          <w:szCs w:val="24"/>
          <w:u w:val="single"/>
        </w:rPr>
        <w:t xml:space="preserve"> </w:t>
      </w:r>
      <w:r w:rsidRPr="7698B1ED">
        <w:rPr>
          <w:rFonts w:ascii="Times New Roman" w:eastAsia="Times New Roman" w:hAnsi="Times New Roman" w:cs="Times New Roman"/>
          <w:sz w:val="24"/>
          <w:szCs w:val="24"/>
          <w:u w:val="single"/>
        </w:rPr>
        <w:t>Damage Prevention</w:t>
      </w:r>
    </w:p>
    <w:p w14:paraId="4F3808D9" w14:textId="77777777" w:rsidR="000E5F54" w:rsidRPr="000E5F54" w:rsidRDefault="000E5F54" w:rsidP="000E5F54">
      <w:pPr>
        <w:spacing w:line="480" w:lineRule="auto"/>
        <w:ind w:firstLine="720"/>
        <w:rPr>
          <w:rFonts w:ascii="Times New Roman" w:eastAsia="Times New Roman" w:hAnsi="Times New Roman" w:cs="Times New Roman"/>
          <w:color w:val="000000" w:themeColor="text1"/>
          <w:sz w:val="24"/>
          <w:szCs w:val="24"/>
        </w:rPr>
      </w:pPr>
      <w:r w:rsidRPr="000E5F54">
        <w:rPr>
          <w:rFonts w:ascii="Times New Roman" w:eastAsia="Times New Roman" w:hAnsi="Times New Roman" w:cs="Times New Roman"/>
          <w:color w:val="000000" w:themeColor="text1"/>
          <w:sz w:val="24"/>
          <w:szCs w:val="24"/>
        </w:rPr>
        <w:t xml:space="preserve">There are many factors to consider when starting a garden, one of those being weather conditions. Each season brings different types of weather, and throughout these conditions, there are certain things a plant needs; it can be significant such as not planting at all for a few weeks or minor such as only watering at certain times of the day. To further understand what work would be needed, we researched and interviewed Dr. Jason Hogue, an English professor at UTA who volunteers his time at a garden. </w:t>
      </w:r>
    </w:p>
    <w:p w14:paraId="33B853BF" w14:textId="77777777" w:rsidR="006B4891" w:rsidRPr="000E5F54" w:rsidRDefault="4D763037" w:rsidP="00877791">
      <w:pPr>
        <w:spacing w:line="480" w:lineRule="auto"/>
        <w:ind w:firstLine="720"/>
        <w:rPr>
          <w:rFonts w:ascii="Times New Roman" w:eastAsia="Times New Roman" w:hAnsi="Times New Roman" w:cs="Times New Roman"/>
          <w:color w:val="000000" w:themeColor="text1"/>
          <w:sz w:val="24"/>
          <w:szCs w:val="24"/>
        </w:rPr>
      </w:pPr>
      <w:r w:rsidRPr="7698B1ED">
        <w:rPr>
          <w:rFonts w:ascii="Times New Roman" w:eastAsia="Times New Roman" w:hAnsi="Times New Roman" w:cs="Times New Roman"/>
          <w:color w:val="000000" w:themeColor="text1"/>
          <w:sz w:val="24"/>
          <w:szCs w:val="24"/>
        </w:rPr>
        <w:t>Dr. Hogue has had a plot in the garden for about 5 or 6 years and uses it for organic gardening and to teach his students about sustainability and how to garden overall. Depending on the season</w:t>
      </w:r>
      <w:r w:rsidR="000E5F54" w:rsidRPr="000E5F54">
        <w:rPr>
          <w:rFonts w:ascii="Times New Roman" w:eastAsia="Times New Roman" w:hAnsi="Times New Roman" w:cs="Times New Roman"/>
          <w:color w:val="000000" w:themeColor="text1"/>
          <w:sz w:val="24"/>
          <w:szCs w:val="24"/>
        </w:rPr>
        <w:t>, he will</w:t>
      </w:r>
      <w:r w:rsidRPr="7698B1ED">
        <w:rPr>
          <w:rFonts w:ascii="Times New Roman" w:eastAsia="Times New Roman" w:hAnsi="Times New Roman" w:cs="Times New Roman"/>
          <w:color w:val="000000" w:themeColor="text1"/>
          <w:sz w:val="24"/>
          <w:szCs w:val="24"/>
        </w:rPr>
        <w:t xml:space="preserve"> grow either food or flowers but usually lets his students decide. When asked how Dr. Hogue cares for plants in the summer</w:t>
      </w:r>
      <w:r w:rsidR="000E5F54" w:rsidRPr="000E5F54">
        <w:rPr>
          <w:rFonts w:ascii="Times New Roman" w:eastAsia="Times New Roman" w:hAnsi="Times New Roman" w:cs="Times New Roman"/>
          <w:color w:val="000000" w:themeColor="text1"/>
          <w:sz w:val="24"/>
          <w:szCs w:val="24"/>
        </w:rPr>
        <w:t>,</w:t>
      </w:r>
      <w:r w:rsidRPr="7698B1ED">
        <w:rPr>
          <w:rFonts w:ascii="Times New Roman" w:eastAsia="Times New Roman" w:hAnsi="Times New Roman" w:cs="Times New Roman"/>
          <w:color w:val="000000" w:themeColor="text1"/>
          <w:sz w:val="24"/>
          <w:szCs w:val="24"/>
        </w:rPr>
        <w:t xml:space="preserve"> he says that </w:t>
      </w:r>
      <w:r w:rsidR="086861D9" w:rsidRPr="2C15FB09">
        <w:rPr>
          <w:rFonts w:ascii="Times New Roman" w:eastAsia="Times New Roman" w:hAnsi="Times New Roman" w:cs="Times New Roman"/>
          <w:color w:val="000000" w:themeColor="text1"/>
          <w:sz w:val="24"/>
          <w:szCs w:val="24"/>
        </w:rPr>
        <w:t>he</w:t>
      </w:r>
      <w:r w:rsidR="413C887E" w:rsidRPr="2C15FB09">
        <w:rPr>
          <w:rFonts w:ascii="Times New Roman" w:eastAsia="Times New Roman" w:hAnsi="Times New Roman" w:cs="Times New Roman"/>
          <w:color w:val="000000" w:themeColor="text1"/>
          <w:sz w:val="24"/>
          <w:szCs w:val="24"/>
        </w:rPr>
        <w:t xml:space="preserve"> </w:t>
      </w:r>
      <w:r w:rsidRPr="7698B1ED">
        <w:rPr>
          <w:rFonts w:ascii="Times New Roman" w:eastAsia="Times New Roman" w:hAnsi="Times New Roman" w:cs="Times New Roman"/>
          <w:color w:val="000000" w:themeColor="text1"/>
          <w:sz w:val="24"/>
          <w:szCs w:val="24"/>
        </w:rPr>
        <w:t>will only go out when there is cooler weather and will only plant plants that thrive in the summer</w:t>
      </w:r>
      <w:r w:rsidR="000E5F54" w:rsidRPr="000E5F54">
        <w:rPr>
          <w:rFonts w:ascii="Times New Roman" w:eastAsia="Times New Roman" w:hAnsi="Times New Roman" w:cs="Times New Roman"/>
          <w:color w:val="000000" w:themeColor="text1"/>
          <w:sz w:val="24"/>
          <w:szCs w:val="24"/>
        </w:rPr>
        <w:t>,</w:t>
      </w:r>
      <w:r w:rsidRPr="7698B1ED">
        <w:rPr>
          <w:rFonts w:ascii="Times New Roman" w:eastAsia="Times New Roman" w:hAnsi="Times New Roman" w:cs="Times New Roman"/>
          <w:color w:val="000000" w:themeColor="text1"/>
          <w:sz w:val="24"/>
          <w:szCs w:val="24"/>
        </w:rPr>
        <w:t xml:space="preserve"> such as melons. We also </w:t>
      </w:r>
      <w:r w:rsidRPr="7698B1ED">
        <w:rPr>
          <w:rFonts w:ascii="Times New Roman" w:eastAsia="Times New Roman" w:hAnsi="Times New Roman" w:cs="Times New Roman"/>
          <w:color w:val="000000" w:themeColor="text1"/>
          <w:sz w:val="24"/>
          <w:szCs w:val="24"/>
        </w:rPr>
        <w:lastRenderedPageBreak/>
        <w:t>asked him how he cares for plants during the winter</w:t>
      </w:r>
      <w:r w:rsidR="000E5F54" w:rsidRPr="000E5F54">
        <w:rPr>
          <w:rFonts w:ascii="Times New Roman" w:eastAsia="Times New Roman" w:hAnsi="Times New Roman" w:cs="Times New Roman"/>
          <w:color w:val="000000" w:themeColor="text1"/>
          <w:sz w:val="24"/>
          <w:szCs w:val="24"/>
        </w:rPr>
        <w:t>;</w:t>
      </w:r>
      <w:r w:rsidRPr="7698B1ED">
        <w:rPr>
          <w:rFonts w:ascii="Times New Roman" w:eastAsia="Times New Roman" w:hAnsi="Times New Roman" w:cs="Times New Roman"/>
          <w:color w:val="000000" w:themeColor="text1"/>
          <w:sz w:val="24"/>
          <w:szCs w:val="24"/>
        </w:rPr>
        <w:t xml:space="preserve"> he says he tries not to grow anything when the weather is too cold. Dr. Hogue prefers only </w:t>
      </w:r>
      <w:r w:rsidR="000E5F54" w:rsidRPr="000E5F54">
        <w:rPr>
          <w:rFonts w:ascii="Times New Roman" w:eastAsia="Times New Roman" w:hAnsi="Times New Roman" w:cs="Times New Roman"/>
          <w:color w:val="000000" w:themeColor="text1"/>
          <w:sz w:val="24"/>
          <w:szCs w:val="24"/>
        </w:rPr>
        <w:t xml:space="preserve">to </w:t>
      </w:r>
      <w:r w:rsidRPr="7698B1ED">
        <w:rPr>
          <w:rFonts w:ascii="Times New Roman" w:eastAsia="Times New Roman" w:hAnsi="Times New Roman" w:cs="Times New Roman"/>
          <w:color w:val="000000" w:themeColor="text1"/>
          <w:sz w:val="24"/>
          <w:szCs w:val="24"/>
        </w:rPr>
        <w:t>grow plants during the growing seasons</w:t>
      </w:r>
      <w:r w:rsidR="000E5F54" w:rsidRPr="000E5F54">
        <w:rPr>
          <w:rFonts w:ascii="Times New Roman" w:eastAsia="Times New Roman" w:hAnsi="Times New Roman" w:cs="Times New Roman"/>
          <w:color w:val="000000" w:themeColor="text1"/>
          <w:sz w:val="24"/>
          <w:szCs w:val="24"/>
        </w:rPr>
        <w:t>,</w:t>
      </w:r>
      <w:r w:rsidRPr="7698B1ED">
        <w:rPr>
          <w:rFonts w:ascii="Times New Roman" w:eastAsia="Times New Roman" w:hAnsi="Times New Roman" w:cs="Times New Roman"/>
          <w:color w:val="000000" w:themeColor="text1"/>
          <w:sz w:val="24"/>
          <w:szCs w:val="24"/>
        </w:rPr>
        <w:t xml:space="preserve"> and when the weather conditions become extreme, he leaves the plot alone and waits until the weather gets better to continue gardening. </w:t>
      </w:r>
    </w:p>
    <w:p w14:paraId="41719F8D" w14:textId="0FE04AD6" w:rsidR="006B4891" w:rsidRPr="000E5F54" w:rsidRDefault="4D763037" w:rsidP="00877791">
      <w:pPr>
        <w:spacing w:line="480" w:lineRule="auto"/>
        <w:ind w:firstLine="720"/>
        <w:rPr>
          <w:rFonts w:ascii="Times New Roman" w:eastAsia="Times New Roman" w:hAnsi="Times New Roman" w:cs="Times New Roman"/>
          <w:color w:val="000000" w:themeColor="text1"/>
          <w:sz w:val="24"/>
          <w:szCs w:val="24"/>
        </w:rPr>
      </w:pPr>
      <w:r w:rsidRPr="7698B1ED">
        <w:rPr>
          <w:rFonts w:ascii="Times New Roman" w:eastAsia="Times New Roman" w:hAnsi="Times New Roman" w:cs="Times New Roman"/>
          <w:color w:val="000000" w:themeColor="text1"/>
          <w:sz w:val="24"/>
          <w:szCs w:val="24"/>
        </w:rPr>
        <w:t xml:space="preserve">While we did learn a lot from Dr. </w:t>
      </w:r>
      <w:r w:rsidR="000E5F54" w:rsidRPr="000E5F54">
        <w:rPr>
          <w:rFonts w:ascii="Times New Roman" w:eastAsia="Times New Roman" w:hAnsi="Times New Roman" w:cs="Times New Roman"/>
          <w:color w:val="000000" w:themeColor="text1"/>
          <w:sz w:val="24"/>
          <w:szCs w:val="24"/>
        </w:rPr>
        <w:t xml:space="preserve">Hogue, we also researched the different weather conditions and how to be prepared for each one. One type of weather condition is thunderstorms/heavy rains. During thunderstorms/heavy rains, plants run the risk of enduring too much water and can be damaged by the strong winds a thunderstorm could bring. According to American Native Plants, there are a few ways to protect plants from this type of weather: </w:t>
      </w:r>
      <w:r w:rsidR="000C1120">
        <w:rPr>
          <w:rFonts w:ascii="Times New Roman" w:eastAsia="Times New Roman" w:hAnsi="Times New Roman" w:cs="Times New Roman"/>
          <w:color w:val="000000" w:themeColor="text1"/>
          <w:sz w:val="24"/>
          <w:szCs w:val="24"/>
        </w:rPr>
        <w:t>p</w:t>
      </w:r>
      <w:r w:rsidR="000E5F54" w:rsidRPr="000E5F54">
        <w:rPr>
          <w:rFonts w:ascii="Times New Roman" w:eastAsia="Times New Roman" w:hAnsi="Times New Roman" w:cs="Times New Roman"/>
          <w:color w:val="000000" w:themeColor="text1"/>
          <w:sz w:val="24"/>
          <w:szCs w:val="24"/>
        </w:rPr>
        <w:t>rotecting the roots, coverage, and anchors. To protect the roots of a plant, a 3-inch layer of mulch would help (American Native Plants)</w:t>
      </w:r>
      <w:r w:rsidR="000C1120">
        <w:rPr>
          <w:rFonts w:ascii="Times New Roman" w:eastAsia="Times New Roman" w:hAnsi="Times New Roman" w:cs="Times New Roman"/>
          <w:color w:val="000000" w:themeColor="text1"/>
          <w:sz w:val="24"/>
          <w:szCs w:val="24"/>
        </w:rPr>
        <w:t>.</w:t>
      </w:r>
      <w:r w:rsidR="000E5F54" w:rsidRPr="000E5F54">
        <w:rPr>
          <w:rFonts w:ascii="Times New Roman" w:eastAsia="Times New Roman" w:hAnsi="Times New Roman" w:cs="Times New Roman"/>
          <w:color w:val="000000" w:themeColor="text1"/>
          <w:sz w:val="24"/>
          <w:szCs w:val="24"/>
        </w:rPr>
        <w:t xml:space="preserve"> Covering plants with appropriately sized containers also helps plants from suffering from wind and rain damage. It is good to use stakes tied to the stem to keep the plant from bending too far, causing damage for any plants above ground. These are all ways that we could consider</w:t>
      </w:r>
      <w:r w:rsidRPr="7698B1ED">
        <w:rPr>
          <w:rFonts w:ascii="Times New Roman" w:eastAsia="Times New Roman" w:hAnsi="Times New Roman" w:cs="Times New Roman"/>
          <w:color w:val="000000" w:themeColor="text1"/>
          <w:sz w:val="24"/>
          <w:szCs w:val="24"/>
        </w:rPr>
        <w:t xml:space="preserve"> when working with thunderstorms/heavy rains.</w:t>
      </w:r>
    </w:p>
    <w:p w14:paraId="3F02C3E8" w14:textId="3825A060" w:rsidR="000E5F54" w:rsidRPr="000E5F54" w:rsidRDefault="000E5F54" w:rsidP="000E5F54">
      <w:pPr>
        <w:spacing w:line="480" w:lineRule="auto"/>
        <w:ind w:firstLine="720"/>
        <w:rPr>
          <w:rFonts w:ascii="Times New Roman" w:eastAsia="Times New Roman" w:hAnsi="Times New Roman" w:cs="Times New Roman"/>
          <w:color w:val="000000" w:themeColor="text1"/>
          <w:sz w:val="24"/>
          <w:szCs w:val="24"/>
        </w:rPr>
      </w:pPr>
      <w:r w:rsidRPr="000E5F54">
        <w:rPr>
          <w:rFonts w:ascii="Times New Roman" w:eastAsia="Times New Roman" w:hAnsi="Times New Roman" w:cs="Times New Roman"/>
          <w:color w:val="000000" w:themeColor="text1"/>
          <w:sz w:val="24"/>
          <w:szCs w:val="24"/>
        </w:rPr>
        <w:t>Another weather condition that should be taken into consideration is the heat. In Texas, we deal with many heat waves, and most of the time, it is generally hot. We have learned that some plants thrive in the heat, and others, unfortunately, do not. Fortunately for us, Deanna</w:t>
      </w:r>
      <w:r w:rsidR="000C1120">
        <w:rPr>
          <w:rFonts w:ascii="Times New Roman" w:eastAsia="Times New Roman" w:hAnsi="Times New Roman" w:cs="Times New Roman"/>
          <w:color w:val="000000" w:themeColor="text1"/>
          <w:sz w:val="24"/>
          <w:szCs w:val="24"/>
        </w:rPr>
        <w:t xml:space="preserve"> </w:t>
      </w:r>
      <w:r w:rsidRPr="000E5F54">
        <w:rPr>
          <w:rFonts w:ascii="Times New Roman" w:eastAsia="Times New Roman" w:hAnsi="Times New Roman" w:cs="Times New Roman"/>
          <w:color w:val="000000" w:themeColor="text1"/>
          <w:sz w:val="24"/>
          <w:szCs w:val="24"/>
        </w:rPr>
        <w:t xml:space="preserve">from Homestead and </w:t>
      </w:r>
      <w:r w:rsidR="000C1120">
        <w:rPr>
          <w:rFonts w:ascii="Times New Roman" w:eastAsia="Times New Roman" w:hAnsi="Times New Roman" w:cs="Times New Roman"/>
          <w:color w:val="000000" w:themeColor="text1"/>
          <w:sz w:val="24"/>
          <w:szCs w:val="24"/>
        </w:rPr>
        <w:t>C</w:t>
      </w:r>
      <w:r w:rsidRPr="000E5F54">
        <w:rPr>
          <w:rFonts w:ascii="Times New Roman" w:eastAsia="Times New Roman" w:hAnsi="Times New Roman" w:cs="Times New Roman"/>
          <w:color w:val="000000" w:themeColor="text1"/>
          <w:sz w:val="24"/>
          <w:szCs w:val="24"/>
        </w:rPr>
        <w:t xml:space="preserve">hill work on an article about preventative measures for heat. As mentioned before, mulch is a big help and can help even during a heatwave. One important thing to do is water the plants deeply and make sure there is a routine. Doing so will help the roots grow longer and more robust and keep the soil moist and cool. (Deanna) Something to avoid during a heatwave is wetting the plant leaves. The water droplets can magnify the amount of heat hitting </w:t>
      </w:r>
      <w:r w:rsidRPr="000E5F54">
        <w:rPr>
          <w:rFonts w:ascii="Times New Roman" w:eastAsia="Times New Roman" w:hAnsi="Times New Roman" w:cs="Times New Roman"/>
          <w:color w:val="000000" w:themeColor="text1"/>
          <w:sz w:val="24"/>
          <w:szCs w:val="24"/>
        </w:rPr>
        <w:lastRenderedPageBreak/>
        <w:t>the plant, causing damage. Lastly, having shade over the plants is a big help. The shade keeps the plants cool but still allows some sunlight to reach the plant and airflow</w:t>
      </w:r>
      <w:r w:rsidR="00176E5A" w:rsidRPr="000E5F54">
        <w:rPr>
          <w:rFonts w:ascii="Times New Roman" w:eastAsia="Times New Roman" w:hAnsi="Times New Roman" w:cs="Times New Roman"/>
          <w:color w:val="000000" w:themeColor="text1"/>
          <w:sz w:val="24"/>
          <w:szCs w:val="24"/>
        </w:rPr>
        <w:t xml:space="preserve">. </w:t>
      </w:r>
    </w:p>
    <w:p w14:paraId="68227365" w14:textId="77777777" w:rsidR="000E5F54" w:rsidRPr="000E5F54" w:rsidRDefault="000E5F54" w:rsidP="000E5F54">
      <w:pPr>
        <w:spacing w:line="480" w:lineRule="auto"/>
        <w:ind w:firstLine="720"/>
        <w:rPr>
          <w:rFonts w:ascii="Times New Roman" w:eastAsia="Times New Roman" w:hAnsi="Times New Roman" w:cs="Times New Roman"/>
          <w:color w:val="000000" w:themeColor="text1"/>
          <w:sz w:val="24"/>
          <w:szCs w:val="24"/>
        </w:rPr>
      </w:pPr>
      <w:r w:rsidRPr="000E5F54">
        <w:rPr>
          <w:rFonts w:ascii="Times New Roman" w:eastAsia="Times New Roman" w:hAnsi="Times New Roman" w:cs="Times New Roman"/>
          <w:color w:val="000000" w:themeColor="text1"/>
          <w:sz w:val="24"/>
          <w:szCs w:val="24"/>
        </w:rPr>
        <w:t>To cover the last topic of weather, it is crucial to mention frost. Lately, it has been cold to the point of freezing during the winter season, so we must take preventative measures when working with the garden during those times. First and foremost, it is essential to know the estimated frost dates to begin preparing. The primary way to protect plants from frosts, according to The Old Farmer’s Almanac, is to cover them with a blanket or row cover. Plants can also be protected by being watered well before the frost, and once again, mulch helps. There are also cold frames, essentially a homemade cover that keeps the plants well insulated and protected from the cold. The frames could be either portable or permanent.</w:t>
      </w:r>
    </w:p>
    <w:p w14:paraId="0CB1DAE9" w14:textId="21F9127E" w:rsidR="000E5F54" w:rsidRPr="000E5F54" w:rsidRDefault="000E5F54" w:rsidP="000E5F54">
      <w:pPr>
        <w:spacing w:line="480" w:lineRule="auto"/>
        <w:ind w:firstLine="720"/>
        <w:rPr>
          <w:rFonts w:ascii="Times New Roman" w:eastAsia="Times New Roman" w:hAnsi="Times New Roman" w:cs="Times New Roman"/>
          <w:color w:val="000000" w:themeColor="text1"/>
          <w:sz w:val="24"/>
          <w:szCs w:val="24"/>
        </w:rPr>
      </w:pPr>
      <w:r w:rsidRPr="000E5F54">
        <w:rPr>
          <w:rFonts w:ascii="Times New Roman" w:eastAsia="Times New Roman" w:hAnsi="Times New Roman" w:cs="Times New Roman"/>
          <w:color w:val="000000" w:themeColor="text1"/>
          <w:sz w:val="24"/>
          <w:szCs w:val="24"/>
        </w:rPr>
        <w:t>Every garden also has its fair share of pests, some good and some bad. Although, when gardening, any unwanted pets must be taken care of. When dealing with edible plants, using natural ways of keeping pests out is vital. It would not be safe to use pesticides on something that may be eaten in the future. Fortunately, there are a few ways to keep pests out of gardens naturally. According to an article written by Ebony Porter, there are five ways to keep pests out. Crop rotation, Spiders, Catnip, Ladybugs, and planting Parsley, Dill, and Cilantro</w:t>
      </w:r>
      <w:r w:rsidR="00176E5A">
        <w:rPr>
          <w:rFonts w:ascii="Times New Roman" w:eastAsia="Times New Roman" w:hAnsi="Times New Roman" w:cs="Times New Roman"/>
          <w:color w:val="000000" w:themeColor="text1"/>
          <w:sz w:val="24"/>
          <w:szCs w:val="24"/>
        </w:rPr>
        <w:t xml:space="preserve"> </w:t>
      </w:r>
      <w:r w:rsidRPr="000E5F54">
        <w:rPr>
          <w:rFonts w:ascii="Times New Roman" w:eastAsia="Times New Roman" w:hAnsi="Times New Roman" w:cs="Times New Roman"/>
          <w:color w:val="000000" w:themeColor="text1"/>
          <w:sz w:val="24"/>
          <w:szCs w:val="24"/>
        </w:rPr>
        <w:t>(Porter)</w:t>
      </w:r>
      <w:r w:rsidR="00176E5A">
        <w:rPr>
          <w:rFonts w:ascii="Times New Roman" w:eastAsia="Times New Roman" w:hAnsi="Times New Roman" w:cs="Times New Roman"/>
          <w:color w:val="000000" w:themeColor="text1"/>
          <w:sz w:val="24"/>
          <w:szCs w:val="24"/>
        </w:rPr>
        <w:t>.</w:t>
      </w:r>
      <w:r w:rsidRPr="000E5F54">
        <w:rPr>
          <w:rFonts w:ascii="Times New Roman" w:eastAsia="Times New Roman" w:hAnsi="Times New Roman" w:cs="Times New Roman"/>
          <w:color w:val="000000" w:themeColor="text1"/>
          <w:sz w:val="24"/>
          <w:szCs w:val="24"/>
        </w:rPr>
        <w:t xml:space="preserve"> Crop rotation helps with misguiding pests; the plant that was their food one year would no longer be there for the next, leaving them with no food. Spiders eat all sorts of insects which can be helpful since they will not harm the plant. Catnip helps keep stinkbugs away and can be used all over the plant beds. Ladybugs is another animal that is harmless to plants but can keep unwanted pests away and can eat up to 50-60 aphids a day, but it is not the only thing they eat. Planting extra parsley, dill, and cilantro attracts the right type of pests to get rid of the unwanted pests and therefore keep the garden healthy. </w:t>
      </w:r>
    </w:p>
    <w:p w14:paraId="188351DA" w14:textId="02EBD8B3" w:rsidR="006B4891" w:rsidRPr="00D54BA6" w:rsidRDefault="604E5BE5" w:rsidP="00877791">
      <w:pPr>
        <w:spacing w:line="480" w:lineRule="auto"/>
        <w:ind w:firstLine="720"/>
        <w:rPr>
          <w:rFonts w:ascii="Times New Roman" w:hAnsi="Times New Roman" w:cs="Times New Roman"/>
          <w:sz w:val="24"/>
          <w:szCs w:val="24"/>
        </w:rPr>
      </w:pPr>
      <w:r w:rsidRPr="7698B1ED">
        <w:rPr>
          <w:rFonts w:ascii="Times New Roman" w:eastAsia="Times New Roman" w:hAnsi="Times New Roman" w:cs="Times New Roman"/>
          <w:color w:val="000000" w:themeColor="text1"/>
          <w:sz w:val="24"/>
          <w:szCs w:val="24"/>
        </w:rPr>
        <w:lastRenderedPageBreak/>
        <w:t xml:space="preserve">UTA is </w:t>
      </w:r>
      <w:r w:rsidR="00176E5A">
        <w:rPr>
          <w:rFonts w:ascii="Times New Roman" w:eastAsia="Times New Roman" w:hAnsi="Times New Roman" w:cs="Times New Roman"/>
          <w:color w:val="000000" w:themeColor="text1"/>
          <w:sz w:val="24"/>
          <w:szCs w:val="24"/>
        </w:rPr>
        <w:t xml:space="preserve">not a </w:t>
      </w:r>
      <w:r w:rsidRPr="7698B1ED">
        <w:rPr>
          <w:rFonts w:ascii="Times New Roman" w:eastAsia="Times New Roman" w:hAnsi="Times New Roman" w:cs="Times New Roman"/>
          <w:color w:val="000000" w:themeColor="text1"/>
          <w:sz w:val="24"/>
          <w:szCs w:val="24"/>
        </w:rPr>
        <w:t>campus unfamiliar to squirrels</w:t>
      </w:r>
      <w:r w:rsidR="000E5F54" w:rsidRPr="000E5F54">
        <w:rPr>
          <w:rFonts w:ascii="Times New Roman" w:eastAsia="Times New Roman" w:hAnsi="Times New Roman" w:cs="Times New Roman"/>
          <w:color w:val="000000" w:themeColor="text1"/>
          <w:sz w:val="24"/>
          <w:szCs w:val="24"/>
        </w:rPr>
        <w:t>. Therefore</w:t>
      </w:r>
      <w:r w:rsidR="7B99DB01" w:rsidRPr="4675D4EC">
        <w:rPr>
          <w:rFonts w:ascii="Times New Roman" w:eastAsia="Times New Roman" w:hAnsi="Times New Roman" w:cs="Times New Roman"/>
          <w:color w:val="000000" w:themeColor="text1"/>
          <w:sz w:val="24"/>
          <w:szCs w:val="24"/>
        </w:rPr>
        <w:t>,</w:t>
      </w:r>
      <w:r w:rsidR="000E5F54" w:rsidRPr="000E5F54">
        <w:rPr>
          <w:rFonts w:ascii="Times New Roman" w:eastAsia="Times New Roman" w:hAnsi="Times New Roman" w:cs="Times New Roman"/>
          <w:color w:val="000000" w:themeColor="text1"/>
          <w:sz w:val="24"/>
          <w:szCs w:val="24"/>
        </w:rPr>
        <w:t xml:space="preserve"> we must</w:t>
      </w:r>
      <w:r w:rsidRPr="7698B1ED">
        <w:rPr>
          <w:rFonts w:ascii="Times New Roman" w:eastAsia="Times New Roman" w:hAnsi="Times New Roman" w:cs="Times New Roman"/>
          <w:color w:val="000000" w:themeColor="text1"/>
          <w:sz w:val="24"/>
          <w:szCs w:val="24"/>
        </w:rPr>
        <w:t xml:space="preserve"> find ways to keep both the plants and the squirrels safe. One way to keep squirrels away is to place a thin layer of coffee grounds in the plant bed or by planting mint, marigolds, nasturtiums, or mustard since they do not enjoy the smell</w:t>
      </w:r>
      <w:r w:rsidR="00176E5A">
        <w:rPr>
          <w:rFonts w:ascii="Times New Roman" w:eastAsia="Times New Roman" w:hAnsi="Times New Roman" w:cs="Times New Roman"/>
          <w:color w:val="000000" w:themeColor="text1"/>
          <w:sz w:val="24"/>
          <w:szCs w:val="24"/>
        </w:rPr>
        <w:t xml:space="preserve"> </w:t>
      </w:r>
      <w:r w:rsidRPr="7698B1ED">
        <w:rPr>
          <w:rFonts w:ascii="Times New Roman" w:eastAsia="Times New Roman" w:hAnsi="Times New Roman" w:cs="Times New Roman"/>
          <w:color w:val="000000" w:themeColor="text1"/>
          <w:sz w:val="24"/>
          <w:szCs w:val="24"/>
        </w:rPr>
        <w:t>(Hagen)</w:t>
      </w:r>
      <w:r w:rsidR="00176E5A">
        <w:rPr>
          <w:rFonts w:ascii="Times New Roman" w:eastAsia="Times New Roman" w:hAnsi="Times New Roman" w:cs="Times New Roman"/>
          <w:color w:val="000000" w:themeColor="text1"/>
          <w:sz w:val="24"/>
          <w:szCs w:val="24"/>
        </w:rPr>
        <w:t>.</w:t>
      </w:r>
      <w:r w:rsidRPr="7698B1ED">
        <w:rPr>
          <w:rFonts w:ascii="Times New Roman" w:eastAsia="Times New Roman" w:hAnsi="Times New Roman" w:cs="Times New Roman"/>
          <w:color w:val="000000" w:themeColor="text1"/>
          <w:sz w:val="24"/>
          <w:szCs w:val="24"/>
        </w:rPr>
        <w:t xml:space="preserve"> Another way is to give them their feeding ground, which could attract more squirrels </w:t>
      </w:r>
      <w:r w:rsidR="000E5F54" w:rsidRPr="000E5F54">
        <w:rPr>
          <w:rFonts w:ascii="Times New Roman" w:eastAsia="Times New Roman" w:hAnsi="Times New Roman" w:cs="Times New Roman"/>
          <w:color w:val="000000" w:themeColor="text1"/>
          <w:sz w:val="24"/>
          <w:szCs w:val="24"/>
        </w:rPr>
        <w:t>and</w:t>
      </w:r>
      <w:r w:rsidRPr="7698B1ED">
        <w:rPr>
          <w:rFonts w:ascii="Times New Roman" w:eastAsia="Times New Roman" w:hAnsi="Times New Roman" w:cs="Times New Roman"/>
          <w:color w:val="000000" w:themeColor="text1"/>
          <w:sz w:val="24"/>
          <w:szCs w:val="24"/>
        </w:rPr>
        <w:t xml:space="preserve"> keep them away from the garden. </w:t>
      </w:r>
    </w:p>
    <w:p w14:paraId="1FD124B4" w14:textId="77777777" w:rsidR="00E53497" w:rsidRPr="00E53497" w:rsidRDefault="00E53497" w:rsidP="00176E5A">
      <w:pPr>
        <w:spacing w:after="0" w:line="480" w:lineRule="auto"/>
        <w:ind w:firstLine="720"/>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The prevention of different weather conditions and pests will also be necessary whether we are working on the upkeep of old gardens or creating new ones. Unexpected weather conditions are unavoidable, and hungry little critters are looking for food, so to combat this, we present you without plans to prevent such things.</w:t>
      </w:r>
    </w:p>
    <w:p w14:paraId="3579CD61" w14:textId="77777777" w:rsidR="00E53497" w:rsidRPr="00E53497" w:rsidRDefault="00E53497" w:rsidP="00176E5A">
      <w:pPr>
        <w:spacing w:after="0" w:line="480" w:lineRule="auto"/>
        <w:ind w:firstLine="360"/>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According to Gardeners, a gardening website, there are three steps to keeping pests out of your garden (Gardeners):</w:t>
      </w:r>
    </w:p>
    <w:p w14:paraId="1CC8E0BA" w14:textId="77777777" w:rsidR="00E53497" w:rsidRPr="00E53497" w:rsidRDefault="00E53497" w:rsidP="00E53497">
      <w:pPr>
        <w:numPr>
          <w:ilvl w:val="0"/>
          <w:numId w:val="1"/>
        </w:numPr>
        <w:spacing w:after="0" w:line="480" w:lineRule="auto"/>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Identifying the issue, anything from finding dug-up plants to chewed up leaves when checking up on your garden, the identification of the problem comes first.</w:t>
      </w:r>
    </w:p>
    <w:p w14:paraId="6161F4EB" w14:textId="77777777" w:rsidR="00E53497" w:rsidRPr="00E53497" w:rsidRDefault="00E53497" w:rsidP="00E53497">
      <w:pPr>
        <w:numPr>
          <w:ilvl w:val="0"/>
          <w:numId w:val="1"/>
        </w:numPr>
        <w:spacing w:after="0" w:line="480" w:lineRule="auto"/>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Prevention measures, coming up with solutions to the problems that you identified.</w:t>
      </w:r>
    </w:p>
    <w:p w14:paraId="05FDC1CD" w14:textId="77777777" w:rsidR="00E53497" w:rsidRPr="00E53497" w:rsidRDefault="00E53497" w:rsidP="00E53497">
      <w:pPr>
        <w:numPr>
          <w:ilvl w:val="0"/>
          <w:numId w:val="1"/>
        </w:numPr>
        <w:spacing w:after="0" w:line="480" w:lineRule="auto"/>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Keeping those measures in place for the future to make sure that these problems do not reoccur.</w:t>
      </w:r>
    </w:p>
    <w:p w14:paraId="7300948F" w14:textId="77777777" w:rsidR="00E53497" w:rsidRPr="00E53497" w:rsidRDefault="00E53497" w:rsidP="00176E5A">
      <w:pPr>
        <w:spacing w:after="0" w:line="480" w:lineRule="auto"/>
        <w:ind w:firstLine="360"/>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While we can keep these in mind while planning the garden, we cannot fix a problem until it occurs. We aim to be proactive in preventing pests rather than reactive. That being said, the observation and monitoring of the garden will be vital in preventing pests and adjusting for weather.</w:t>
      </w:r>
    </w:p>
    <w:p w14:paraId="78502FE7" w14:textId="3ACCAF1E" w:rsidR="00E53497" w:rsidRPr="00E53497" w:rsidRDefault="00E53497" w:rsidP="00176E5A">
      <w:pPr>
        <w:spacing w:after="0" w:line="480" w:lineRule="auto"/>
        <w:ind w:firstLine="360"/>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 xml:space="preserve">One of the best ways to prevent pests in a garden is to know what animals you have in the area and take measures for those animals specifically. It is well known that UTA has a large squirrel population on campus. A student could spot upward of 8 squirrels roaming in Brazos </w:t>
      </w:r>
      <w:r w:rsidRPr="00E53497">
        <w:rPr>
          <w:rFonts w:ascii="Times New Roman" w:eastAsia="Times New Roman" w:hAnsi="Times New Roman" w:cs="Times New Roman"/>
          <w:color w:val="0E101A"/>
          <w:sz w:val="24"/>
          <w:szCs w:val="24"/>
        </w:rPr>
        <w:lastRenderedPageBreak/>
        <w:t>Park alone on the way back from class. One way to prevent little critters</w:t>
      </w:r>
      <w:r w:rsidR="00176E5A">
        <w:rPr>
          <w:rFonts w:ascii="Times New Roman" w:eastAsia="Times New Roman" w:hAnsi="Times New Roman" w:cs="Times New Roman"/>
          <w:color w:val="0E101A"/>
          <w:sz w:val="24"/>
          <w:szCs w:val="24"/>
        </w:rPr>
        <w:t xml:space="preserve"> from disturbing the gardens</w:t>
      </w:r>
      <w:r w:rsidRPr="00E53497">
        <w:rPr>
          <w:rFonts w:ascii="Times New Roman" w:eastAsia="Times New Roman" w:hAnsi="Times New Roman" w:cs="Times New Roman"/>
          <w:color w:val="0E101A"/>
          <w:sz w:val="24"/>
          <w:szCs w:val="24"/>
        </w:rPr>
        <w:t xml:space="preserve"> is</w:t>
      </w:r>
      <w:r w:rsidR="00176E5A">
        <w:rPr>
          <w:rFonts w:ascii="Times New Roman" w:eastAsia="Times New Roman" w:hAnsi="Times New Roman" w:cs="Times New Roman"/>
          <w:color w:val="0E101A"/>
          <w:sz w:val="24"/>
          <w:szCs w:val="24"/>
        </w:rPr>
        <w:t>,</w:t>
      </w:r>
      <w:r w:rsidRPr="00E53497">
        <w:rPr>
          <w:rFonts w:ascii="Times New Roman" w:eastAsia="Times New Roman" w:hAnsi="Times New Roman" w:cs="Times New Roman"/>
          <w:color w:val="0E101A"/>
          <w:sz w:val="24"/>
          <w:szCs w:val="24"/>
        </w:rPr>
        <w:t xml:space="preserve"> planting plants that the animals do not like. Squirrels do not like many types of flowers, but to specify, daffodils (</w:t>
      </w:r>
      <w:r w:rsidRPr="7308357D">
        <w:rPr>
          <w:rFonts w:ascii="Times New Roman" w:eastAsia="Times New Roman" w:hAnsi="Times New Roman" w:cs="Times New Roman"/>
          <w:i/>
          <w:iCs/>
          <w:color w:val="0E101A"/>
          <w:sz w:val="24"/>
          <w:szCs w:val="24"/>
        </w:rPr>
        <w:t>Florgeous</w:t>
      </w:r>
      <w:r w:rsidRPr="00E53497">
        <w:rPr>
          <w:rFonts w:ascii="Times New Roman" w:eastAsia="Times New Roman" w:hAnsi="Times New Roman" w:cs="Times New Roman"/>
          <w:color w:val="0E101A"/>
          <w:sz w:val="24"/>
          <w:szCs w:val="24"/>
        </w:rPr>
        <w:t xml:space="preserve">). Including these types of plants in the garden will deter such animals in a basic and effortless way, along with planting specific plants to deter animals, such as </w:t>
      </w:r>
      <w:r w:rsidR="00991D69" w:rsidRPr="00E53497">
        <w:rPr>
          <w:rFonts w:ascii="Times New Roman" w:eastAsia="Times New Roman" w:hAnsi="Times New Roman" w:cs="Times New Roman"/>
          <w:color w:val="0E101A"/>
          <w:sz w:val="24"/>
          <w:szCs w:val="24"/>
        </w:rPr>
        <w:t>hot peppers</w:t>
      </w:r>
      <w:r w:rsidR="00991D69" w:rsidRPr="00E53497">
        <w:rPr>
          <w:rFonts w:ascii="Times New Roman" w:eastAsia="Times New Roman" w:hAnsi="Times New Roman" w:cs="Times New Roman"/>
          <w:color w:val="0E101A"/>
          <w:sz w:val="24"/>
          <w:szCs w:val="24"/>
        </w:rPr>
        <w:t xml:space="preserve"> </w:t>
      </w:r>
      <w:r w:rsidR="00991D69">
        <w:rPr>
          <w:rFonts w:ascii="Times New Roman" w:eastAsia="Times New Roman" w:hAnsi="Times New Roman" w:cs="Times New Roman"/>
          <w:color w:val="0E101A"/>
          <w:sz w:val="24"/>
          <w:szCs w:val="24"/>
        </w:rPr>
        <w:t xml:space="preserve">or </w:t>
      </w:r>
      <w:r w:rsidRPr="00E53497">
        <w:rPr>
          <w:rFonts w:ascii="Times New Roman" w:eastAsia="Times New Roman" w:hAnsi="Times New Roman" w:cs="Times New Roman"/>
          <w:color w:val="0E101A"/>
          <w:sz w:val="24"/>
          <w:szCs w:val="24"/>
        </w:rPr>
        <w:t>any plant containing capsaicin. This type of prevention is natural, and the only drawback is the invasiveness of such plants, which could be easily prevented with correct housing and managing the garden. There are also some types of animals that you would want to attract to a garden, such as bees. They are natural pollinators and will help with the development and health of the garden. They are attracted to many types of herbs and flowers, so the inclusion of these plants will not only be for aesthetic purposes but management as well (JPPestServices). </w:t>
      </w:r>
    </w:p>
    <w:p w14:paraId="374A97CC" w14:textId="5966D63C" w:rsidR="00E53497" w:rsidRPr="00E53497" w:rsidRDefault="00E53497" w:rsidP="00E31BDF">
      <w:pPr>
        <w:spacing w:after="0" w:line="480" w:lineRule="auto"/>
        <w:ind w:firstLine="360"/>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t>On the topic of correct housing and managing of a garden, fencing is necessary for protection, housing, and aesthetic purposes. When deciding to fence, there are many considerations considering the size and accessibility of the garden, pests’ prevention when determining height, and aesthetic purposes (Gardeners). Considering the size and accessibility that we plan on for the garden, the original consideration for fencing was either a wooden fence or some mesh fencing. Wood looks more professional than a mesh fence for a college garden. A wood fence would work well to keep people out of the garden, but not many squirrels. This was when the option of glass fencing presented itself. Glass fencing is not only aesthetically pleasing for viewing the environment unobstructed but also for the prevention of animals in the garden. This would also play well with the newer UTA look with the SE</w:t>
      </w:r>
      <w:r w:rsidR="00991D69">
        <w:rPr>
          <w:rFonts w:ascii="Times New Roman" w:eastAsia="Times New Roman" w:hAnsi="Times New Roman" w:cs="Times New Roman"/>
          <w:color w:val="0E101A"/>
          <w:sz w:val="24"/>
          <w:szCs w:val="24"/>
        </w:rPr>
        <w:t>I</w:t>
      </w:r>
      <w:r w:rsidRPr="00E53497">
        <w:rPr>
          <w:rFonts w:ascii="Times New Roman" w:eastAsia="Times New Roman" w:hAnsi="Times New Roman" w:cs="Times New Roman"/>
          <w:color w:val="0E101A"/>
          <w:sz w:val="24"/>
          <w:szCs w:val="24"/>
        </w:rPr>
        <w:t>R building and the new additions to the campus.</w:t>
      </w:r>
    </w:p>
    <w:p w14:paraId="43AE2FB9" w14:textId="77777777" w:rsidR="00E53497" w:rsidRPr="00E53497" w:rsidRDefault="00E53497" w:rsidP="00991D69">
      <w:pPr>
        <w:spacing w:after="0" w:line="480" w:lineRule="auto"/>
        <w:ind w:firstLine="720"/>
        <w:rPr>
          <w:rFonts w:ascii="Times New Roman" w:eastAsia="Times New Roman" w:hAnsi="Times New Roman" w:cs="Times New Roman"/>
          <w:color w:val="0E101A"/>
          <w:sz w:val="24"/>
          <w:szCs w:val="24"/>
        </w:rPr>
      </w:pPr>
      <w:r w:rsidRPr="00E53497">
        <w:rPr>
          <w:rFonts w:ascii="Times New Roman" w:eastAsia="Times New Roman" w:hAnsi="Times New Roman" w:cs="Times New Roman"/>
          <w:color w:val="0E101A"/>
          <w:sz w:val="24"/>
          <w:szCs w:val="24"/>
        </w:rPr>
        <w:lastRenderedPageBreak/>
        <w:t>With all of that said, animals are not the only thing we have to look out for prevention in the garden. Weather plays a huge factor in the wellbeing of the place and the maintenance of overall garden health. To have a healthy garden, there must be mild weather and care. The weather is unpredictable, but we are going for a proactive stance, not reactive. This means working around weather conditions for the benefit of the garden. There are multiple solutions for this, from a seasonal garden to student care and maintenance specifics. A seasonal garden would make the most sense given the structure of the school year of UTA as two semesters with about a month for winter break and even more for summer. Maintaining a full garden full-time might not be manageable, and we might not have the staff willing to do so, and the protection of plants is dependent on human care much of the time (Bobvila). Seasonal gardens would have less work to maintain but more work to plan. This lends itself to the UTA Gardening Club, a club that plans what plants will be planted and works to maintain the garden overall. A seasonal garden would require one day to plant and minimum maintenance before the semester begins and then care during the semester versus a full-time, year-round garden. There are also ways to prevent heat and other weather conditions while waiting for the fall semester to start, like adding more mulch to the garden to keep the soil cool underneath (Eartheasy).</w:t>
      </w:r>
    </w:p>
    <w:p w14:paraId="75DBEC32" w14:textId="0D0F5233" w:rsidR="120C8B81" w:rsidRDefault="120C8B81" w:rsidP="0B842F7F">
      <w:pPr>
        <w:spacing w:line="480" w:lineRule="auto"/>
        <w:ind w:firstLine="720"/>
        <w:rPr>
          <w:rFonts w:ascii="Times New Roman" w:eastAsia="Times New Roman" w:hAnsi="Times New Roman" w:cs="Times New Roman"/>
          <w:sz w:val="24"/>
          <w:szCs w:val="24"/>
        </w:rPr>
      </w:pPr>
    </w:p>
    <w:p w14:paraId="0937F420" w14:textId="2860BB9B" w:rsidR="6E768361" w:rsidRDefault="004738E1" w:rsidP="1D5D5518">
      <w:pPr>
        <w:spacing w:line="480" w:lineRule="auto"/>
        <w:jc w:val="center"/>
        <w:rPr>
          <w:rFonts w:ascii="Times New Roman" w:eastAsia="Times New Roman" w:hAnsi="Times New Roman" w:cs="Times New Roman"/>
          <w:sz w:val="24"/>
          <w:szCs w:val="24"/>
          <w:u w:val="single"/>
        </w:rPr>
      </w:pPr>
      <w:bookmarkStart w:id="6" w:name="_Hlk89809915"/>
      <w:r w:rsidRPr="658E18D6">
        <w:rPr>
          <w:rFonts w:ascii="Times New Roman" w:eastAsia="Times New Roman" w:hAnsi="Times New Roman" w:cs="Times New Roman"/>
          <w:sz w:val="24"/>
          <w:szCs w:val="24"/>
          <w:u w:val="single"/>
        </w:rPr>
        <w:t>Fundraising Opportunities</w:t>
      </w:r>
    </w:p>
    <w:p w14:paraId="44262BDD" w14:textId="0B66F162" w:rsidR="005307DB" w:rsidRDefault="00C12923" w:rsidP="00877791">
      <w:pPr>
        <w:spacing w:line="480" w:lineRule="auto"/>
        <w:ind w:firstLine="720"/>
        <w:rPr>
          <w:rFonts w:ascii="Times New Roman" w:eastAsia="Times New Roman" w:hAnsi="Times New Roman" w:cs="Times New Roman"/>
          <w:sz w:val="24"/>
          <w:szCs w:val="24"/>
        </w:rPr>
      </w:pPr>
      <w:r w:rsidRPr="00C12923">
        <w:rPr>
          <w:rFonts w:ascii="Times New Roman" w:eastAsia="Times New Roman" w:hAnsi="Times New Roman" w:cs="Times New Roman"/>
          <w:sz w:val="24"/>
          <w:szCs w:val="24"/>
        </w:rPr>
        <w:t>As previously stated, designing</w:t>
      </w:r>
      <w:r w:rsidR="00E21AB6">
        <w:rPr>
          <w:rFonts w:ascii="Times New Roman" w:eastAsia="Times New Roman" w:hAnsi="Times New Roman" w:cs="Times New Roman"/>
          <w:sz w:val="24"/>
          <w:szCs w:val="24"/>
        </w:rPr>
        <w:t>, clearing land, and building a garden would be a costly endeavor</w:t>
      </w:r>
      <w:r w:rsidR="000750BB">
        <w:rPr>
          <w:rFonts w:ascii="Times New Roman" w:eastAsia="Times New Roman" w:hAnsi="Times New Roman" w:cs="Times New Roman"/>
          <w:sz w:val="24"/>
          <w:szCs w:val="24"/>
        </w:rPr>
        <w:t xml:space="preserve">; however, these upstart costs could be </w:t>
      </w:r>
      <w:r w:rsidR="00AE0EF1">
        <w:rPr>
          <w:rFonts w:ascii="Times New Roman" w:eastAsia="Times New Roman" w:hAnsi="Times New Roman" w:cs="Times New Roman"/>
          <w:sz w:val="24"/>
          <w:szCs w:val="24"/>
        </w:rPr>
        <w:t>alleviated</w:t>
      </w:r>
      <w:r w:rsidR="000274AD">
        <w:rPr>
          <w:rFonts w:ascii="Times New Roman" w:eastAsia="Times New Roman" w:hAnsi="Times New Roman" w:cs="Times New Roman"/>
          <w:sz w:val="24"/>
          <w:szCs w:val="24"/>
        </w:rPr>
        <w:t xml:space="preserve"> through fundraising. </w:t>
      </w:r>
      <w:r w:rsidRPr="00C12923">
        <w:rPr>
          <w:rFonts w:ascii="Times New Roman" w:eastAsia="Times New Roman" w:hAnsi="Times New Roman" w:cs="Times New Roman"/>
          <w:sz w:val="24"/>
          <w:szCs w:val="24"/>
        </w:rPr>
        <w:t>In</w:t>
      </w:r>
      <w:r w:rsidR="005307DB">
        <w:rPr>
          <w:rFonts w:ascii="Times New Roman" w:eastAsia="Times New Roman" w:hAnsi="Times New Roman" w:cs="Times New Roman"/>
          <w:sz w:val="24"/>
          <w:szCs w:val="24"/>
        </w:rPr>
        <w:t xml:space="preserve"> </w:t>
      </w:r>
      <w:r w:rsidR="00991D69">
        <w:rPr>
          <w:rFonts w:ascii="Times New Roman" w:eastAsia="Times New Roman" w:hAnsi="Times New Roman" w:cs="Times New Roman"/>
          <w:sz w:val="24"/>
          <w:szCs w:val="24"/>
        </w:rPr>
        <w:t>constructing</w:t>
      </w:r>
      <w:r w:rsidR="005307DB">
        <w:rPr>
          <w:rFonts w:ascii="Times New Roman" w:eastAsia="Times New Roman" w:hAnsi="Times New Roman" w:cs="Times New Roman"/>
          <w:sz w:val="24"/>
          <w:szCs w:val="24"/>
        </w:rPr>
        <w:t xml:space="preserve"> the garden,</w:t>
      </w:r>
      <w:r w:rsidR="00730101">
        <w:rPr>
          <w:rFonts w:ascii="Times New Roman" w:eastAsia="Times New Roman" w:hAnsi="Times New Roman" w:cs="Times New Roman"/>
          <w:sz w:val="24"/>
          <w:szCs w:val="24"/>
        </w:rPr>
        <w:t xml:space="preserve"> there could be </w:t>
      </w:r>
      <w:r w:rsidR="006E38BD">
        <w:rPr>
          <w:rFonts w:ascii="Times New Roman" w:eastAsia="Times New Roman" w:hAnsi="Times New Roman" w:cs="Times New Roman"/>
          <w:sz w:val="24"/>
          <w:szCs w:val="24"/>
        </w:rPr>
        <w:t xml:space="preserve">an auction </w:t>
      </w:r>
      <w:r w:rsidR="00793860">
        <w:rPr>
          <w:rFonts w:ascii="Times New Roman" w:eastAsia="Times New Roman" w:hAnsi="Times New Roman" w:cs="Times New Roman"/>
          <w:sz w:val="24"/>
          <w:szCs w:val="24"/>
        </w:rPr>
        <w:t xml:space="preserve">to put </w:t>
      </w:r>
      <w:r w:rsidR="00946D8B">
        <w:rPr>
          <w:rFonts w:ascii="Times New Roman" w:eastAsia="Times New Roman" w:hAnsi="Times New Roman" w:cs="Times New Roman"/>
          <w:sz w:val="24"/>
          <w:szCs w:val="24"/>
        </w:rPr>
        <w:t>bidders’</w:t>
      </w:r>
      <w:r w:rsidR="00793860">
        <w:rPr>
          <w:rFonts w:ascii="Times New Roman" w:eastAsia="Times New Roman" w:hAnsi="Times New Roman" w:cs="Times New Roman"/>
          <w:sz w:val="24"/>
          <w:szCs w:val="24"/>
        </w:rPr>
        <w:t xml:space="preserve"> names on the brick pavers or wooden</w:t>
      </w:r>
      <w:r w:rsidR="00730101">
        <w:rPr>
          <w:rFonts w:ascii="Times New Roman" w:eastAsia="Times New Roman" w:hAnsi="Times New Roman" w:cs="Times New Roman"/>
          <w:sz w:val="24"/>
          <w:szCs w:val="24"/>
        </w:rPr>
        <w:t xml:space="preserve"> </w:t>
      </w:r>
      <w:r w:rsidR="00E44A89">
        <w:rPr>
          <w:rFonts w:ascii="Times New Roman" w:eastAsia="Times New Roman" w:hAnsi="Times New Roman" w:cs="Times New Roman"/>
          <w:sz w:val="24"/>
          <w:szCs w:val="24"/>
        </w:rPr>
        <w:t>boards making up the raised planter boxes.</w:t>
      </w:r>
      <w:r w:rsidR="00DB4718">
        <w:rPr>
          <w:rFonts w:ascii="Times New Roman" w:eastAsia="Times New Roman" w:hAnsi="Times New Roman" w:cs="Times New Roman"/>
          <w:sz w:val="24"/>
          <w:szCs w:val="24"/>
        </w:rPr>
        <w:t xml:space="preserve"> Similar to the named </w:t>
      </w:r>
      <w:r w:rsidR="00AC0445">
        <w:rPr>
          <w:rFonts w:ascii="Times New Roman" w:eastAsia="Times New Roman" w:hAnsi="Times New Roman" w:cs="Times New Roman"/>
          <w:sz w:val="24"/>
          <w:szCs w:val="24"/>
        </w:rPr>
        <w:t>stone</w:t>
      </w:r>
      <w:r w:rsidR="00FC13ED">
        <w:rPr>
          <w:rFonts w:ascii="Times New Roman" w:eastAsia="Times New Roman" w:hAnsi="Times New Roman" w:cs="Times New Roman"/>
          <w:sz w:val="24"/>
          <w:szCs w:val="24"/>
        </w:rPr>
        <w:t xml:space="preserve"> pavers</w:t>
      </w:r>
      <w:r w:rsidR="00AC0445">
        <w:rPr>
          <w:rFonts w:ascii="Times New Roman" w:eastAsia="Times New Roman" w:hAnsi="Times New Roman" w:cs="Times New Roman"/>
          <w:sz w:val="24"/>
          <w:szCs w:val="24"/>
        </w:rPr>
        <w:t xml:space="preserve"> outside of the Honors College, th</w:t>
      </w:r>
      <w:r w:rsidR="000F479E">
        <w:rPr>
          <w:rFonts w:ascii="Times New Roman" w:eastAsia="Times New Roman" w:hAnsi="Times New Roman" w:cs="Times New Roman"/>
          <w:sz w:val="24"/>
          <w:szCs w:val="24"/>
        </w:rPr>
        <w:t xml:space="preserve">is could be </w:t>
      </w:r>
      <w:r w:rsidR="00991D69">
        <w:rPr>
          <w:rFonts w:ascii="Times New Roman" w:eastAsia="Times New Roman" w:hAnsi="Times New Roman" w:cs="Times New Roman"/>
          <w:sz w:val="24"/>
          <w:szCs w:val="24"/>
        </w:rPr>
        <w:t>one</w:t>
      </w:r>
      <w:r w:rsidR="000F479E">
        <w:rPr>
          <w:rFonts w:ascii="Times New Roman" w:eastAsia="Times New Roman" w:hAnsi="Times New Roman" w:cs="Times New Roman"/>
          <w:sz w:val="24"/>
          <w:szCs w:val="24"/>
        </w:rPr>
        <w:t xml:space="preserve"> way to fundraise </w:t>
      </w:r>
      <w:r w:rsidR="00946D8B">
        <w:rPr>
          <w:rFonts w:ascii="Times New Roman" w:eastAsia="Times New Roman" w:hAnsi="Times New Roman" w:cs="Times New Roman"/>
          <w:sz w:val="24"/>
          <w:szCs w:val="24"/>
        </w:rPr>
        <w:t>for the garden.</w:t>
      </w:r>
      <w:r w:rsidR="00991D69">
        <w:rPr>
          <w:rFonts w:ascii="Times New Roman" w:eastAsia="Times New Roman" w:hAnsi="Times New Roman" w:cs="Times New Roman"/>
          <w:sz w:val="24"/>
          <w:szCs w:val="24"/>
        </w:rPr>
        <w:t xml:space="preserve"> Putting plaques on benches scattered </w:t>
      </w:r>
      <w:r w:rsidR="00991D69">
        <w:rPr>
          <w:rFonts w:ascii="Times New Roman" w:eastAsia="Times New Roman" w:hAnsi="Times New Roman" w:cs="Times New Roman"/>
          <w:sz w:val="24"/>
          <w:szCs w:val="24"/>
        </w:rPr>
        <w:lastRenderedPageBreak/>
        <w:t>around the garden, naming them after people who have contributed to the university</w:t>
      </w:r>
      <w:r w:rsidR="00777BDF">
        <w:rPr>
          <w:rFonts w:ascii="Times New Roman" w:eastAsia="Times New Roman" w:hAnsi="Times New Roman" w:cs="Times New Roman"/>
          <w:sz w:val="24"/>
          <w:szCs w:val="24"/>
        </w:rPr>
        <w:t xml:space="preserve"> or the garden itself, could be another way to fundraise.</w:t>
      </w:r>
    </w:p>
    <w:p w14:paraId="076D9182" w14:textId="1054D924" w:rsidR="004B3B8D" w:rsidRDefault="008B1B14" w:rsidP="008777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garden</w:t>
      </w:r>
      <w:r w:rsidR="00453B71">
        <w:rPr>
          <w:rFonts w:ascii="Times New Roman" w:eastAsia="Times New Roman" w:hAnsi="Times New Roman" w:cs="Times New Roman"/>
          <w:sz w:val="24"/>
          <w:szCs w:val="24"/>
        </w:rPr>
        <w:t>’s plants</w:t>
      </w:r>
      <w:r w:rsidR="00AD0457">
        <w:rPr>
          <w:rFonts w:ascii="Times New Roman" w:eastAsia="Times New Roman" w:hAnsi="Times New Roman" w:cs="Times New Roman"/>
          <w:sz w:val="24"/>
          <w:szCs w:val="24"/>
        </w:rPr>
        <w:t xml:space="preserve"> could be sold to </w:t>
      </w:r>
      <w:r w:rsidR="006208CA">
        <w:rPr>
          <w:rFonts w:ascii="Times New Roman" w:eastAsia="Times New Roman" w:hAnsi="Times New Roman" w:cs="Times New Roman"/>
          <w:sz w:val="24"/>
          <w:szCs w:val="24"/>
        </w:rPr>
        <w:t>students</w:t>
      </w:r>
      <w:r w:rsidR="00D27CFB">
        <w:rPr>
          <w:rFonts w:ascii="Times New Roman" w:eastAsia="Times New Roman" w:hAnsi="Times New Roman" w:cs="Times New Roman"/>
          <w:sz w:val="24"/>
          <w:szCs w:val="24"/>
        </w:rPr>
        <w:t xml:space="preserve"> with the cost of said items being </w:t>
      </w:r>
      <w:r w:rsidR="00BC67E0">
        <w:rPr>
          <w:rFonts w:ascii="Times New Roman" w:eastAsia="Times New Roman" w:hAnsi="Times New Roman" w:cs="Times New Roman"/>
          <w:sz w:val="24"/>
          <w:szCs w:val="24"/>
        </w:rPr>
        <w:t>redistributed to the garden</w:t>
      </w:r>
      <w:r w:rsidR="00EF4E16">
        <w:rPr>
          <w:rFonts w:ascii="Times New Roman" w:eastAsia="Times New Roman" w:hAnsi="Times New Roman" w:cs="Times New Roman"/>
          <w:sz w:val="24"/>
          <w:szCs w:val="24"/>
        </w:rPr>
        <w:t xml:space="preserve">. </w:t>
      </w:r>
      <w:r w:rsidR="00F25616">
        <w:rPr>
          <w:rFonts w:ascii="Times New Roman" w:eastAsia="Times New Roman" w:hAnsi="Times New Roman" w:cs="Times New Roman"/>
          <w:sz w:val="24"/>
          <w:szCs w:val="24"/>
        </w:rPr>
        <w:t>Pricing of these items w</w:t>
      </w:r>
      <w:r w:rsidR="002F4E6E">
        <w:rPr>
          <w:rFonts w:ascii="Times New Roman" w:eastAsia="Times New Roman" w:hAnsi="Times New Roman" w:cs="Times New Roman"/>
          <w:sz w:val="24"/>
          <w:szCs w:val="24"/>
        </w:rPr>
        <w:t xml:space="preserve">ould be based upon </w:t>
      </w:r>
      <w:r w:rsidR="00193154">
        <w:rPr>
          <w:rFonts w:ascii="Times New Roman" w:eastAsia="Times New Roman" w:hAnsi="Times New Roman" w:cs="Times New Roman"/>
          <w:sz w:val="24"/>
          <w:szCs w:val="24"/>
        </w:rPr>
        <w:t xml:space="preserve">the cost of purchasing the </w:t>
      </w:r>
      <w:r w:rsidR="00C12923" w:rsidRPr="00C12923">
        <w:rPr>
          <w:rFonts w:ascii="Times New Roman" w:eastAsia="Times New Roman" w:hAnsi="Times New Roman" w:cs="Times New Roman"/>
          <w:sz w:val="24"/>
          <w:szCs w:val="24"/>
        </w:rPr>
        <w:t>original plants and then wanting to turn a profit on the sale. These profits would then be given to the appropriate university maintenance crew</w:t>
      </w:r>
      <w:r w:rsidR="007772B1">
        <w:rPr>
          <w:rFonts w:ascii="Times New Roman" w:eastAsia="Times New Roman" w:hAnsi="Times New Roman" w:cs="Times New Roman"/>
          <w:sz w:val="24"/>
          <w:szCs w:val="24"/>
        </w:rPr>
        <w:t xml:space="preserve"> to </w:t>
      </w:r>
      <w:r w:rsidR="00B90BA4">
        <w:rPr>
          <w:rFonts w:ascii="Times New Roman" w:eastAsia="Times New Roman" w:hAnsi="Times New Roman" w:cs="Times New Roman"/>
          <w:sz w:val="24"/>
          <w:szCs w:val="24"/>
        </w:rPr>
        <w:t>help cover the cost of the garden.</w:t>
      </w:r>
    </w:p>
    <w:p w14:paraId="2110E134" w14:textId="1173E200" w:rsidR="00452298" w:rsidRPr="007E3722" w:rsidRDefault="00234A3A" w:rsidP="008777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garden having seasonal plants </w:t>
      </w:r>
      <w:r w:rsidR="00284943">
        <w:rPr>
          <w:rFonts w:ascii="Times New Roman" w:eastAsia="Times New Roman" w:hAnsi="Times New Roman" w:cs="Times New Roman"/>
          <w:sz w:val="24"/>
          <w:szCs w:val="24"/>
        </w:rPr>
        <w:t>and growing seasons</w:t>
      </w:r>
      <w:r>
        <w:rPr>
          <w:rFonts w:ascii="Times New Roman" w:eastAsia="Times New Roman" w:hAnsi="Times New Roman" w:cs="Times New Roman"/>
          <w:sz w:val="24"/>
          <w:szCs w:val="24"/>
        </w:rPr>
        <w:t xml:space="preserve"> could allow for seasonal events, such as </w:t>
      </w:r>
      <w:r w:rsidR="00BD3B08">
        <w:rPr>
          <w:rFonts w:ascii="Times New Roman" w:eastAsia="Times New Roman" w:hAnsi="Times New Roman" w:cs="Times New Roman"/>
          <w:sz w:val="24"/>
          <w:szCs w:val="24"/>
        </w:rPr>
        <w:t xml:space="preserve">a </w:t>
      </w:r>
      <w:r w:rsidR="005D47B9">
        <w:rPr>
          <w:rFonts w:ascii="Times New Roman" w:eastAsia="Times New Roman" w:hAnsi="Times New Roman" w:cs="Times New Roman"/>
          <w:sz w:val="24"/>
          <w:szCs w:val="24"/>
        </w:rPr>
        <w:t>fall harvest event</w:t>
      </w:r>
      <w:r w:rsidR="00E41F6F">
        <w:rPr>
          <w:rFonts w:ascii="Times New Roman" w:eastAsia="Times New Roman" w:hAnsi="Times New Roman" w:cs="Times New Roman"/>
          <w:sz w:val="24"/>
          <w:szCs w:val="24"/>
        </w:rPr>
        <w:t xml:space="preserve"> or a spring replanting event. </w:t>
      </w:r>
      <w:r w:rsidR="00B948AD">
        <w:rPr>
          <w:rFonts w:ascii="Times New Roman" w:eastAsia="Times New Roman" w:hAnsi="Times New Roman" w:cs="Times New Roman"/>
          <w:sz w:val="24"/>
          <w:szCs w:val="24"/>
        </w:rPr>
        <w:t>During the harvest event, the garden could</w:t>
      </w:r>
      <w:r w:rsidR="00C12923" w:rsidRPr="00C12923">
        <w:rPr>
          <w:rFonts w:ascii="Times New Roman" w:eastAsia="Times New Roman" w:hAnsi="Times New Roman" w:cs="Times New Roman"/>
          <w:sz w:val="24"/>
          <w:szCs w:val="24"/>
        </w:rPr>
        <w:t xml:space="preserve"> host a fall festival</w:t>
      </w:r>
      <w:r w:rsidR="00E65EBD">
        <w:rPr>
          <w:rFonts w:ascii="Times New Roman" w:eastAsia="Times New Roman" w:hAnsi="Times New Roman" w:cs="Times New Roman"/>
          <w:sz w:val="24"/>
          <w:szCs w:val="24"/>
        </w:rPr>
        <w:t xml:space="preserve"> with the help of other organizations</w:t>
      </w:r>
      <w:r w:rsidR="00C12923" w:rsidRPr="00C12923">
        <w:rPr>
          <w:rFonts w:ascii="Times New Roman" w:eastAsia="Times New Roman" w:hAnsi="Times New Roman" w:cs="Times New Roman"/>
          <w:sz w:val="24"/>
          <w:szCs w:val="24"/>
        </w:rPr>
        <w:t>.</w:t>
      </w:r>
      <w:r w:rsidR="00E41F6F">
        <w:rPr>
          <w:rFonts w:ascii="Times New Roman" w:eastAsia="Times New Roman" w:hAnsi="Times New Roman" w:cs="Times New Roman"/>
          <w:sz w:val="24"/>
          <w:szCs w:val="24"/>
        </w:rPr>
        <w:t xml:space="preserve"> </w:t>
      </w:r>
      <w:r w:rsidR="00AF7D2C">
        <w:rPr>
          <w:rFonts w:ascii="Times New Roman" w:eastAsia="Times New Roman" w:hAnsi="Times New Roman" w:cs="Times New Roman"/>
          <w:sz w:val="24"/>
          <w:szCs w:val="24"/>
        </w:rPr>
        <w:t>Students and residents of Arlington could purchase tickets to attend booths</w:t>
      </w:r>
      <w:r w:rsidR="00E41F6F">
        <w:rPr>
          <w:rFonts w:ascii="Times New Roman" w:eastAsia="Times New Roman" w:hAnsi="Times New Roman" w:cs="Times New Roman"/>
          <w:sz w:val="24"/>
          <w:szCs w:val="24"/>
        </w:rPr>
        <w:t xml:space="preserve"> </w:t>
      </w:r>
      <w:r w:rsidR="004B416F">
        <w:rPr>
          <w:rFonts w:ascii="Times New Roman" w:eastAsia="Times New Roman" w:hAnsi="Times New Roman" w:cs="Times New Roman"/>
          <w:sz w:val="24"/>
          <w:szCs w:val="24"/>
        </w:rPr>
        <w:t xml:space="preserve">and </w:t>
      </w:r>
      <w:r w:rsidR="00C12923" w:rsidRPr="00C12923">
        <w:rPr>
          <w:rFonts w:ascii="Times New Roman" w:eastAsia="Times New Roman" w:hAnsi="Times New Roman" w:cs="Times New Roman"/>
          <w:sz w:val="24"/>
          <w:szCs w:val="24"/>
        </w:rPr>
        <w:t xml:space="preserve">be </w:t>
      </w:r>
      <w:r w:rsidR="004B416F">
        <w:rPr>
          <w:rFonts w:ascii="Times New Roman" w:eastAsia="Times New Roman" w:hAnsi="Times New Roman" w:cs="Times New Roman"/>
          <w:sz w:val="24"/>
          <w:szCs w:val="24"/>
        </w:rPr>
        <w:t xml:space="preserve">offered the chance to buy the harvest from the garden. The spring replanting event could have students pay a small fee to </w:t>
      </w:r>
      <w:r w:rsidR="00237030">
        <w:rPr>
          <w:rFonts w:ascii="Times New Roman" w:eastAsia="Times New Roman" w:hAnsi="Times New Roman" w:cs="Times New Roman"/>
          <w:sz w:val="24"/>
          <w:szCs w:val="24"/>
        </w:rPr>
        <w:t xml:space="preserve">name a </w:t>
      </w:r>
      <w:r w:rsidR="007E1C92">
        <w:rPr>
          <w:rFonts w:ascii="Times New Roman" w:eastAsia="Times New Roman" w:hAnsi="Times New Roman" w:cs="Times New Roman"/>
          <w:sz w:val="24"/>
          <w:szCs w:val="24"/>
        </w:rPr>
        <w:t>plant</w:t>
      </w:r>
      <w:r w:rsidR="00E41F6F">
        <w:rPr>
          <w:rFonts w:ascii="Times New Roman" w:eastAsia="Times New Roman" w:hAnsi="Times New Roman" w:cs="Times New Roman"/>
          <w:sz w:val="24"/>
          <w:szCs w:val="24"/>
        </w:rPr>
        <w:t xml:space="preserve"> </w:t>
      </w:r>
      <w:r w:rsidR="00E45527">
        <w:rPr>
          <w:rFonts w:ascii="Times New Roman" w:eastAsia="Times New Roman" w:hAnsi="Times New Roman" w:cs="Times New Roman"/>
          <w:sz w:val="24"/>
          <w:szCs w:val="24"/>
        </w:rPr>
        <w:t xml:space="preserve">or a </w:t>
      </w:r>
      <w:r w:rsidR="00C12923" w:rsidRPr="00C12923">
        <w:rPr>
          <w:rFonts w:ascii="Times New Roman" w:eastAsia="Times New Roman" w:hAnsi="Times New Roman" w:cs="Times New Roman"/>
          <w:sz w:val="24"/>
          <w:szCs w:val="24"/>
        </w:rPr>
        <w:t>specific</w:t>
      </w:r>
      <w:r w:rsidR="005A6994">
        <w:rPr>
          <w:rFonts w:ascii="Times New Roman" w:eastAsia="Times New Roman" w:hAnsi="Times New Roman" w:cs="Times New Roman"/>
          <w:sz w:val="24"/>
          <w:szCs w:val="24"/>
        </w:rPr>
        <w:t xml:space="preserve"> section of the raised planting boxes.</w:t>
      </w:r>
      <w:r w:rsidR="00E41F6F">
        <w:rPr>
          <w:rFonts w:ascii="Times New Roman" w:eastAsia="Times New Roman" w:hAnsi="Times New Roman" w:cs="Times New Roman"/>
          <w:sz w:val="24"/>
          <w:szCs w:val="24"/>
        </w:rPr>
        <w:t xml:space="preserve"> </w:t>
      </w:r>
      <w:r w:rsidR="00FB4866">
        <w:rPr>
          <w:rFonts w:ascii="Times New Roman" w:eastAsia="Times New Roman" w:hAnsi="Times New Roman" w:cs="Times New Roman"/>
          <w:sz w:val="24"/>
          <w:szCs w:val="24"/>
        </w:rPr>
        <w:t xml:space="preserve">These </w:t>
      </w:r>
      <w:r w:rsidR="008255EB">
        <w:rPr>
          <w:rFonts w:ascii="Times New Roman" w:eastAsia="Times New Roman" w:hAnsi="Times New Roman" w:cs="Times New Roman"/>
          <w:sz w:val="24"/>
          <w:szCs w:val="24"/>
        </w:rPr>
        <w:t>two events</w:t>
      </w:r>
      <w:r w:rsidR="005A69CC">
        <w:rPr>
          <w:rFonts w:ascii="Times New Roman" w:eastAsia="Times New Roman" w:hAnsi="Times New Roman" w:cs="Times New Roman"/>
          <w:sz w:val="24"/>
          <w:szCs w:val="24"/>
        </w:rPr>
        <w:t xml:space="preserve"> could allow volunteers from various on-campus organizations to</w:t>
      </w:r>
      <w:r w:rsidR="00FC6ADD">
        <w:rPr>
          <w:rFonts w:ascii="Times New Roman" w:eastAsia="Times New Roman" w:hAnsi="Times New Roman" w:cs="Times New Roman"/>
          <w:sz w:val="24"/>
          <w:szCs w:val="24"/>
        </w:rPr>
        <w:t xml:space="preserve"> obtain service hours</w:t>
      </w:r>
      <w:r w:rsidR="006B3E4B">
        <w:rPr>
          <w:rFonts w:ascii="Times New Roman" w:eastAsia="Times New Roman" w:hAnsi="Times New Roman" w:cs="Times New Roman"/>
          <w:sz w:val="24"/>
          <w:szCs w:val="24"/>
        </w:rPr>
        <w:t xml:space="preserve"> and leadership experience. </w:t>
      </w:r>
      <w:r w:rsidR="002034B3">
        <w:rPr>
          <w:rFonts w:ascii="Times New Roman" w:eastAsia="Times New Roman" w:hAnsi="Times New Roman" w:cs="Times New Roman"/>
          <w:sz w:val="24"/>
          <w:szCs w:val="24"/>
        </w:rPr>
        <w:t>Vo</w:t>
      </w:r>
      <w:r w:rsidR="0028563D">
        <w:rPr>
          <w:rFonts w:ascii="Times New Roman" w:eastAsia="Times New Roman" w:hAnsi="Times New Roman" w:cs="Times New Roman"/>
          <w:sz w:val="24"/>
          <w:szCs w:val="24"/>
        </w:rPr>
        <w:t>lunteers could collect and handle the money until the end of the event</w:t>
      </w:r>
      <w:r w:rsidR="00C12923" w:rsidRPr="00C12923">
        <w:rPr>
          <w:rFonts w:ascii="Times New Roman" w:eastAsia="Times New Roman" w:hAnsi="Times New Roman" w:cs="Times New Roman"/>
          <w:sz w:val="24"/>
          <w:szCs w:val="24"/>
        </w:rPr>
        <w:t>,</w:t>
      </w:r>
      <w:r w:rsidR="0028563D">
        <w:rPr>
          <w:rFonts w:ascii="Times New Roman" w:eastAsia="Times New Roman" w:hAnsi="Times New Roman" w:cs="Times New Roman"/>
          <w:sz w:val="24"/>
          <w:szCs w:val="24"/>
        </w:rPr>
        <w:t xml:space="preserve"> where the money would then be passed off to the </w:t>
      </w:r>
      <w:r w:rsidR="00D82867">
        <w:rPr>
          <w:rFonts w:ascii="Times New Roman" w:eastAsia="Times New Roman" w:hAnsi="Times New Roman" w:cs="Times New Roman"/>
          <w:sz w:val="24"/>
          <w:szCs w:val="24"/>
        </w:rPr>
        <w:t xml:space="preserve">university </w:t>
      </w:r>
      <w:r w:rsidR="002C2342">
        <w:rPr>
          <w:rFonts w:ascii="Times New Roman" w:eastAsia="Times New Roman" w:hAnsi="Times New Roman" w:cs="Times New Roman"/>
          <w:sz w:val="24"/>
          <w:szCs w:val="24"/>
        </w:rPr>
        <w:t>service dealing with maintaining campus grounds.</w:t>
      </w:r>
      <w:bookmarkEnd w:id="6"/>
    </w:p>
    <w:p w14:paraId="08C1AB9E" w14:textId="4FCC2BF7" w:rsidR="14FBA550" w:rsidRDefault="14FBA550" w:rsidP="14FBA550">
      <w:pPr>
        <w:spacing w:line="480" w:lineRule="auto"/>
        <w:jc w:val="center"/>
        <w:rPr>
          <w:rFonts w:ascii="Times New Roman" w:eastAsia="Times New Roman" w:hAnsi="Times New Roman" w:cs="Times New Roman"/>
          <w:b/>
          <w:bCs/>
          <w:sz w:val="24"/>
          <w:szCs w:val="24"/>
        </w:rPr>
      </w:pPr>
    </w:p>
    <w:p w14:paraId="432F1AFC" w14:textId="3D7311D1" w:rsidR="006B4891" w:rsidRPr="00AC1BBD" w:rsidRDefault="212F9755" w:rsidP="00877791">
      <w:pPr>
        <w:spacing w:line="480" w:lineRule="auto"/>
        <w:jc w:val="center"/>
        <w:rPr>
          <w:rFonts w:ascii="Times New Roman" w:eastAsia="Times New Roman" w:hAnsi="Times New Roman" w:cs="Times New Roman"/>
          <w:b/>
          <w:bCs/>
          <w:sz w:val="24"/>
          <w:szCs w:val="24"/>
        </w:rPr>
      </w:pPr>
      <w:r w:rsidRPr="658E18D6">
        <w:rPr>
          <w:rFonts w:ascii="Times New Roman" w:eastAsia="Times New Roman" w:hAnsi="Times New Roman" w:cs="Times New Roman"/>
          <w:b/>
          <w:bCs/>
          <w:sz w:val="24"/>
          <w:szCs w:val="24"/>
        </w:rPr>
        <w:t>Benefits of the Garden</w:t>
      </w:r>
    </w:p>
    <w:p w14:paraId="2C6573E3" w14:textId="7892C7C7" w:rsidR="006B4891" w:rsidRPr="00AC1BBD" w:rsidRDefault="212F9755" w:rsidP="47DBF0F7">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t>Social Benefits</w:t>
      </w:r>
    </w:p>
    <w:p w14:paraId="2BD14901" w14:textId="2065DB08" w:rsidR="006B4891" w:rsidRPr="00AC1BBD" w:rsidRDefault="212F9755" w:rsidP="00877791">
      <w:pPr>
        <w:spacing w:line="480" w:lineRule="auto"/>
        <w:ind w:firstLine="720"/>
        <w:rPr>
          <w:rFonts w:ascii="Times New Roman" w:eastAsia="Times New Roman" w:hAnsi="Times New Roman" w:cs="Times New Roman"/>
          <w:sz w:val="24"/>
          <w:szCs w:val="24"/>
        </w:rPr>
      </w:pPr>
      <w:r w:rsidRPr="658E18D6">
        <w:rPr>
          <w:rFonts w:ascii="Times New Roman" w:eastAsia="Times New Roman" w:hAnsi="Times New Roman" w:cs="Times New Roman"/>
          <w:sz w:val="24"/>
          <w:szCs w:val="24"/>
        </w:rPr>
        <w:t xml:space="preserve">The potential social benefits of </w:t>
      </w:r>
      <w:r w:rsidR="000618EE" w:rsidRPr="000618EE">
        <w:rPr>
          <w:rFonts w:ascii="Times New Roman" w:eastAsia="Times New Roman" w:hAnsi="Times New Roman" w:cs="Times New Roman"/>
          <w:sz w:val="24"/>
          <w:szCs w:val="24"/>
        </w:rPr>
        <w:t>implementing</w:t>
      </w:r>
      <w:r w:rsidRPr="658E18D6">
        <w:rPr>
          <w:rFonts w:ascii="Times New Roman" w:eastAsia="Times New Roman" w:hAnsi="Times New Roman" w:cs="Times New Roman"/>
          <w:sz w:val="24"/>
          <w:szCs w:val="24"/>
        </w:rPr>
        <w:t xml:space="preserve"> a community garden on the</w:t>
      </w:r>
      <w:r w:rsidR="180C7BEE" w:rsidRPr="658E18D6">
        <w:rPr>
          <w:rFonts w:ascii="Times New Roman" w:eastAsia="Times New Roman" w:hAnsi="Times New Roman" w:cs="Times New Roman"/>
          <w:sz w:val="24"/>
          <w:szCs w:val="24"/>
        </w:rPr>
        <w:t xml:space="preserve"> UTA campus </w:t>
      </w:r>
      <w:r w:rsidRPr="658E18D6">
        <w:rPr>
          <w:rFonts w:ascii="Times New Roman" w:eastAsia="Times New Roman" w:hAnsi="Times New Roman" w:cs="Times New Roman"/>
          <w:sz w:val="24"/>
          <w:szCs w:val="24"/>
        </w:rPr>
        <w:t>could be described as both innumerable</w:t>
      </w:r>
      <w:r w:rsidR="7182D9AA" w:rsidRPr="658E18D6">
        <w:rPr>
          <w:rFonts w:ascii="Times New Roman" w:eastAsia="Times New Roman" w:hAnsi="Times New Roman" w:cs="Times New Roman"/>
          <w:sz w:val="24"/>
          <w:szCs w:val="24"/>
        </w:rPr>
        <w:t xml:space="preserve"> and impressive. </w:t>
      </w:r>
      <w:r w:rsidR="7C2D65F8" w:rsidRPr="658E18D6">
        <w:rPr>
          <w:rFonts w:ascii="Times New Roman" w:eastAsia="Times New Roman" w:hAnsi="Times New Roman" w:cs="Times New Roman"/>
          <w:sz w:val="24"/>
          <w:szCs w:val="24"/>
        </w:rPr>
        <w:t xml:space="preserve">The most prominent of said benefits consists of </w:t>
      </w:r>
      <w:r w:rsidR="000618EE" w:rsidRPr="000618EE">
        <w:rPr>
          <w:rFonts w:ascii="Times New Roman" w:eastAsia="Times New Roman" w:hAnsi="Times New Roman" w:cs="Times New Roman"/>
          <w:sz w:val="24"/>
          <w:szCs w:val="24"/>
        </w:rPr>
        <w:t>providing</w:t>
      </w:r>
      <w:r w:rsidR="7C2D65F8" w:rsidRPr="658E18D6">
        <w:rPr>
          <w:rFonts w:ascii="Times New Roman" w:eastAsia="Times New Roman" w:hAnsi="Times New Roman" w:cs="Times New Roman"/>
          <w:sz w:val="24"/>
          <w:szCs w:val="24"/>
        </w:rPr>
        <w:t xml:space="preserve"> </w:t>
      </w:r>
      <w:r w:rsidR="731A3F46" w:rsidRPr="658E18D6">
        <w:rPr>
          <w:rFonts w:ascii="Times New Roman" w:eastAsia="Times New Roman" w:hAnsi="Times New Roman" w:cs="Times New Roman"/>
          <w:sz w:val="24"/>
          <w:szCs w:val="24"/>
        </w:rPr>
        <w:t xml:space="preserve">a space for </w:t>
      </w:r>
      <w:r w:rsidR="27785601" w:rsidRPr="658E18D6">
        <w:rPr>
          <w:rFonts w:ascii="Times New Roman" w:eastAsia="Times New Roman" w:hAnsi="Times New Roman" w:cs="Times New Roman"/>
          <w:sz w:val="24"/>
          <w:szCs w:val="24"/>
        </w:rPr>
        <w:t xml:space="preserve">members of the UTA community to </w:t>
      </w:r>
      <w:r w:rsidR="676B5DF3" w:rsidRPr="658E18D6">
        <w:rPr>
          <w:rFonts w:ascii="Times New Roman" w:eastAsia="Times New Roman" w:hAnsi="Times New Roman" w:cs="Times New Roman"/>
          <w:sz w:val="24"/>
          <w:szCs w:val="24"/>
        </w:rPr>
        <w:t xml:space="preserve">interact and grow together. </w:t>
      </w:r>
      <w:r w:rsidR="00794BEB">
        <w:rPr>
          <w:rFonts w:ascii="Times New Roman" w:eastAsia="Times New Roman" w:hAnsi="Times New Roman" w:cs="Times New Roman"/>
          <w:sz w:val="24"/>
          <w:szCs w:val="24"/>
        </w:rPr>
        <w:lastRenderedPageBreak/>
        <w:t xml:space="preserve">Not only would the </w:t>
      </w:r>
      <w:r w:rsidR="00BC03BF">
        <w:rPr>
          <w:rFonts w:ascii="Times New Roman" w:eastAsia="Times New Roman" w:hAnsi="Times New Roman" w:cs="Times New Roman"/>
          <w:sz w:val="24"/>
          <w:szCs w:val="24"/>
        </w:rPr>
        <w:t xml:space="preserve">physical </w:t>
      </w:r>
      <w:r w:rsidR="00794BEB">
        <w:rPr>
          <w:rFonts w:ascii="Times New Roman" w:eastAsia="Times New Roman" w:hAnsi="Times New Roman" w:cs="Times New Roman"/>
          <w:sz w:val="24"/>
          <w:szCs w:val="24"/>
        </w:rPr>
        <w:t>space itsel</w:t>
      </w:r>
      <w:r w:rsidR="00146F98">
        <w:rPr>
          <w:rFonts w:ascii="Times New Roman" w:eastAsia="Times New Roman" w:hAnsi="Times New Roman" w:cs="Times New Roman"/>
          <w:sz w:val="24"/>
          <w:szCs w:val="24"/>
        </w:rPr>
        <w:t xml:space="preserve">f </w:t>
      </w:r>
      <w:r w:rsidR="00BC03BF">
        <w:rPr>
          <w:rFonts w:ascii="Times New Roman" w:eastAsia="Times New Roman" w:hAnsi="Times New Roman" w:cs="Times New Roman"/>
          <w:sz w:val="24"/>
          <w:szCs w:val="24"/>
        </w:rPr>
        <w:t xml:space="preserve">create the opportunity to promote </w:t>
      </w:r>
      <w:r w:rsidR="00BE7D18">
        <w:rPr>
          <w:rFonts w:ascii="Times New Roman" w:eastAsia="Times New Roman" w:hAnsi="Times New Roman" w:cs="Times New Roman"/>
          <w:sz w:val="24"/>
          <w:szCs w:val="24"/>
        </w:rPr>
        <w:t>the interaction</w:t>
      </w:r>
      <w:r w:rsidR="00146F98">
        <w:rPr>
          <w:rFonts w:ascii="Times New Roman" w:eastAsia="Times New Roman" w:hAnsi="Times New Roman" w:cs="Times New Roman"/>
          <w:sz w:val="24"/>
          <w:szCs w:val="24"/>
        </w:rPr>
        <w:t xml:space="preserve"> and growth of the community</w:t>
      </w:r>
      <w:r w:rsidR="00BC03BF">
        <w:rPr>
          <w:rFonts w:ascii="Times New Roman" w:eastAsia="Times New Roman" w:hAnsi="Times New Roman" w:cs="Times New Roman"/>
          <w:sz w:val="24"/>
          <w:szCs w:val="24"/>
        </w:rPr>
        <w:t xml:space="preserve">, but the act of growing and caring for the garden would as well. </w:t>
      </w:r>
      <w:r w:rsidR="00053003">
        <w:rPr>
          <w:rFonts w:ascii="Times New Roman" w:eastAsia="Times New Roman" w:hAnsi="Times New Roman" w:cs="Times New Roman"/>
          <w:sz w:val="24"/>
          <w:szCs w:val="24"/>
        </w:rPr>
        <w:t>The increased grou</w:t>
      </w:r>
      <w:r w:rsidR="007057EB">
        <w:rPr>
          <w:rFonts w:ascii="Times New Roman" w:eastAsia="Times New Roman" w:hAnsi="Times New Roman" w:cs="Times New Roman"/>
          <w:sz w:val="24"/>
          <w:szCs w:val="24"/>
        </w:rPr>
        <w:t xml:space="preserve">p physical activity would improve both the physical and mental health of </w:t>
      </w:r>
      <w:r w:rsidR="007D3E51">
        <w:rPr>
          <w:rFonts w:ascii="Times New Roman" w:eastAsia="Times New Roman" w:hAnsi="Times New Roman" w:cs="Times New Roman"/>
          <w:sz w:val="24"/>
          <w:szCs w:val="24"/>
        </w:rPr>
        <w:t xml:space="preserve">the community </w:t>
      </w:r>
      <w:r w:rsidR="000618EE" w:rsidRPr="000618EE">
        <w:rPr>
          <w:rFonts w:ascii="Times New Roman" w:eastAsia="Times New Roman" w:hAnsi="Times New Roman" w:cs="Times New Roman"/>
          <w:sz w:val="24"/>
          <w:szCs w:val="24"/>
        </w:rPr>
        <w:t>and</w:t>
      </w:r>
      <w:r w:rsidR="007D3E51">
        <w:rPr>
          <w:rFonts w:ascii="Times New Roman" w:eastAsia="Times New Roman" w:hAnsi="Times New Roman" w:cs="Times New Roman"/>
          <w:sz w:val="24"/>
          <w:szCs w:val="24"/>
        </w:rPr>
        <w:t xml:space="preserve"> the social connection between those in the community. </w:t>
      </w:r>
      <w:r w:rsidR="0041180A">
        <w:rPr>
          <w:rFonts w:ascii="Times New Roman" w:eastAsia="Times New Roman" w:hAnsi="Times New Roman" w:cs="Times New Roman"/>
          <w:sz w:val="24"/>
          <w:szCs w:val="24"/>
        </w:rPr>
        <w:t>The general act of gardening would open those within the community to opportunities to partake in experiential learning, relationship-building,</w:t>
      </w:r>
      <w:r w:rsidR="00847A43">
        <w:rPr>
          <w:rFonts w:ascii="Times New Roman" w:eastAsia="Times New Roman" w:hAnsi="Times New Roman" w:cs="Times New Roman"/>
          <w:sz w:val="24"/>
          <w:szCs w:val="24"/>
        </w:rPr>
        <w:t xml:space="preserve"> and</w:t>
      </w:r>
      <w:r w:rsidR="000B3AD9">
        <w:rPr>
          <w:rFonts w:ascii="Times New Roman" w:eastAsia="Times New Roman" w:hAnsi="Times New Roman" w:cs="Times New Roman"/>
          <w:sz w:val="24"/>
          <w:szCs w:val="24"/>
        </w:rPr>
        <w:t xml:space="preserve"> growth regarding mental and </w:t>
      </w:r>
      <w:r w:rsidR="00EC3629">
        <w:rPr>
          <w:rFonts w:ascii="Times New Roman" w:eastAsia="Times New Roman" w:hAnsi="Times New Roman" w:cs="Times New Roman"/>
          <w:sz w:val="24"/>
          <w:szCs w:val="24"/>
        </w:rPr>
        <w:t>spatial</w:t>
      </w:r>
      <w:r w:rsidR="000B3AD9">
        <w:rPr>
          <w:rFonts w:ascii="Times New Roman" w:eastAsia="Times New Roman" w:hAnsi="Times New Roman" w:cs="Times New Roman"/>
          <w:sz w:val="24"/>
          <w:szCs w:val="24"/>
        </w:rPr>
        <w:t xml:space="preserve"> awareness, all </w:t>
      </w:r>
      <w:r w:rsidR="000618EE" w:rsidRPr="000618EE">
        <w:rPr>
          <w:rFonts w:ascii="Times New Roman" w:eastAsia="Times New Roman" w:hAnsi="Times New Roman" w:cs="Times New Roman"/>
          <w:sz w:val="24"/>
          <w:szCs w:val="24"/>
        </w:rPr>
        <w:t>while</w:t>
      </w:r>
      <w:r w:rsidR="000B3AD9">
        <w:rPr>
          <w:rFonts w:ascii="Times New Roman" w:eastAsia="Times New Roman" w:hAnsi="Times New Roman" w:cs="Times New Roman"/>
          <w:sz w:val="24"/>
          <w:szCs w:val="24"/>
        </w:rPr>
        <w:t xml:space="preserve"> improving the environment in turn. </w:t>
      </w:r>
    </w:p>
    <w:p w14:paraId="78FB3763" w14:textId="78BFF122" w:rsidR="006B4891" w:rsidRPr="00AC1BBD" w:rsidRDefault="212F9755" w:rsidP="47DBF0F7">
      <w:pPr>
        <w:spacing w:line="480" w:lineRule="auto"/>
        <w:jc w:val="center"/>
        <w:rPr>
          <w:rFonts w:ascii="Times New Roman" w:eastAsia="Times New Roman" w:hAnsi="Times New Roman" w:cs="Times New Roman"/>
          <w:sz w:val="24"/>
          <w:szCs w:val="24"/>
          <w:u w:val="single"/>
        </w:rPr>
      </w:pPr>
      <w:bookmarkStart w:id="7" w:name="_Hlk89810372"/>
      <w:r w:rsidRPr="658E18D6">
        <w:rPr>
          <w:rFonts w:ascii="Times New Roman" w:eastAsia="Times New Roman" w:hAnsi="Times New Roman" w:cs="Times New Roman"/>
          <w:sz w:val="24"/>
          <w:szCs w:val="24"/>
          <w:u w:val="single"/>
        </w:rPr>
        <w:t>Volunteer Opportunities</w:t>
      </w:r>
    </w:p>
    <w:p w14:paraId="224AEAF4" w14:textId="66B62CF2" w:rsidR="006B4891" w:rsidRPr="00AC1BBD" w:rsidRDefault="002E0C41" w:rsidP="00877791">
      <w:pPr>
        <w:spacing w:line="480" w:lineRule="auto"/>
        <w:ind w:firstLine="720"/>
        <w:rPr>
          <w:rFonts w:ascii="Times New Roman" w:eastAsia="Times New Roman" w:hAnsi="Times New Roman" w:cs="Times New Roman"/>
          <w:sz w:val="24"/>
          <w:szCs w:val="24"/>
        </w:rPr>
      </w:pPr>
      <w:r w:rsidRPr="002E0C41">
        <w:rPr>
          <w:rFonts w:ascii="Times New Roman" w:eastAsia="Times New Roman" w:hAnsi="Times New Roman" w:cs="Times New Roman"/>
          <w:sz w:val="24"/>
          <w:szCs w:val="24"/>
        </w:rPr>
        <w:t>Many</w:t>
      </w:r>
      <w:r w:rsidR="00B94A63">
        <w:rPr>
          <w:rFonts w:ascii="Times New Roman" w:eastAsia="Times New Roman" w:hAnsi="Times New Roman" w:cs="Times New Roman"/>
          <w:sz w:val="24"/>
          <w:szCs w:val="24"/>
        </w:rPr>
        <w:t xml:space="preserve"> students could be exposed to eas</w:t>
      </w:r>
      <w:r w:rsidR="008E468E">
        <w:rPr>
          <w:rFonts w:ascii="Times New Roman" w:eastAsia="Times New Roman" w:hAnsi="Times New Roman" w:cs="Times New Roman"/>
          <w:sz w:val="24"/>
          <w:szCs w:val="24"/>
        </w:rPr>
        <w:t>ily accessible</w:t>
      </w:r>
      <w:r w:rsidR="00B94A63">
        <w:rPr>
          <w:rFonts w:ascii="Times New Roman" w:eastAsia="Times New Roman" w:hAnsi="Times New Roman" w:cs="Times New Roman"/>
          <w:sz w:val="24"/>
          <w:szCs w:val="24"/>
        </w:rPr>
        <w:t xml:space="preserve"> locations to volunteer</w:t>
      </w:r>
      <w:r w:rsidRPr="002E0C41">
        <w:rPr>
          <w:rFonts w:ascii="Times New Roman" w:eastAsia="Times New Roman" w:hAnsi="Times New Roman" w:cs="Times New Roman"/>
          <w:sz w:val="24"/>
          <w:szCs w:val="24"/>
        </w:rPr>
        <w:t xml:space="preserve"> through the gardens.</w:t>
      </w:r>
      <w:r w:rsidR="00B94A63">
        <w:rPr>
          <w:rFonts w:ascii="Times New Roman" w:eastAsia="Times New Roman" w:hAnsi="Times New Roman" w:cs="Times New Roman"/>
          <w:sz w:val="24"/>
          <w:szCs w:val="24"/>
        </w:rPr>
        <w:t xml:space="preserve"> </w:t>
      </w:r>
      <w:r w:rsidR="00170F48">
        <w:rPr>
          <w:rFonts w:ascii="Times New Roman" w:eastAsia="Times New Roman" w:hAnsi="Times New Roman" w:cs="Times New Roman"/>
          <w:sz w:val="24"/>
          <w:szCs w:val="24"/>
        </w:rPr>
        <w:t xml:space="preserve">With one of the five Maverick Advantage </w:t>
      </w:r>
      <w:r w:rsidR="00A96317">
        <w:rPr>
          <w:rFonts w:ascii="Times New Roman" w:eastAsia="Times New Roman" w:hAnsi="Times New Roman" w:cs="Times New Roman"/>
          <w:sz w:val="24"/>
          <w:szCs w:val="24"/>
        </w:rPr>
        <w:t xml:space="preserve">pillars being service, </w:t>
      </w:r>
      <w:r w:rsidR="00B731A1">
        <w:rPr>
          <w:rFonts w:ascii="Times New Roman" w:eastAsia="Times New Roman" w:hAnsi="Times New Roman" w:cs="Times New Roman"/>
          <w:sz w:val="24"/>
          <w:szCs w:val="24"/>
        </w:rPr>
        <w:t>many students</w:t>
      </w:r>
      <w:r w:rsidR="000358EA">
        <w:rPr>
          <w:rFonts w:ascii="Times New Roman" w:eastAsia="Times New Roman" w:hAnsi="Times New Roman" w:cs="Times New Roman"/>
          <w:sz w:val="24"/>
          <w:szCs w:val="24"/>
        </w:rPr>
        <w:t xml:space="preserve"> engage in regular service opportunities during the year. By introducing a well</w:t>
      </w:r>
      <w:r w:rsidR="6A3A81FD" w:rsidRPr="6F83CB2D">
        <w:rPr>
          <w:rFonts w:ascii="Times New Roman" w:eastAsia="Times New Roman" w:hAnsi="Times New Roman" w:cs="Times New Roman"/>
          <w:sz w:val="24"/>
          <w:szCs w:val="24"/>
        </w:rPr>
        <w:t>-</w:t>
      </w:r>
      <w:r w:rsidR="000358EA">
        <w:rPr>
          <w:rFonts w:ascii="Times New Roman" w:eastAsia="Times New Roman" w:hAnsi="Times New Roman" w:cs="Times New Roman"/>
          <w:sz w:val="24"/>
          <w:szCs w:val="24"/>
        </w:rPr>
        <w:t xml:space="preserve">known and accessible garden, </w:t>
      </w:r>
      <w:r w:rsidR="00256CD9">
        <w:rPr>
          <w:rFonts w:ascii="Times New Roman" w:eastAsia="Times New Roman" w:hAnsi="Times New Roman" w:cs="Times New Roman"/>
          <w:sz w:val="24"/>
          <w:szCs w:val="24"/>
        </w:rPr>
        <w:t>students could volunteer hours serving fellow students.</w:t>
      </w:r>
      <w:r w:rsidR="0092125F">
        <w:rPr>
          <w:rFonts w:ascii="Times New Roman" w:eastAsia="Times New Roman" w:hAnsi="Times New Roman" w:cs="Times New Roman"/>
          <w:sz w:val="24"/>
          <w:szCs w:val="24"/>
        </w:rPr>
        <w:t xml:space="preserve"> </w:t>
      </w:r>
      <w:r w:rsidR="0092125F">
        <w:rPr>
          <w:rFonts w:ascii="Times New Roman" w:eastAsia="Times New Roman" w:hAnsi="Times New Roman" w:cs="Times New Roman"/>
          <w:sz w:val="24"/>
          <w:szCs w:val="24"/>
        </w:rPr>
        <w:t>During our public opinion poll, 64.3% of students said that they would be willing to volunteer at the garden. While this poll was conducted on a smaller scale and attempts to represent the student body, there is significant evidence that students would be willing to volunteer their time to the garden.</w:t>
      </w:r>
      <w:r w:rsidR="00256CD9">
        <w:rPr>
          <w:rFonts w:ascii="Times New Roman" w:eastAsia="Times New Roman" w:hAnsi="Times New Roman" w:cs="Times New Roman"/>
          <w:sz w:val="24"/>
          <w:szCs w:val="24"/>
        </w:rPr>
        <w:t xml:space="preserve"> </w:t>
      </w:r>
      <w:r w:rsidR="000F3925">
        <w:rPr>
          <w:rFonts w:ascii="Times New Roman" w:eastAsia="Times New Roman" w:hAnsi="Times New Roman" w:cs="Times New Roman"/>
          <w:sz w:val="24"/>
          <w:szCs w:val="24"/>
        </w:rPr>
        <w:t xml:space="preserve">Not only </w:t>
      </w:r>
      <w:r w:rsidR="00267AE8">
        <w:rPr>
          <w:rFonts w:ascii="Times New Roman" w:eastAsia="Times New Roman" w:hAnsi="Times New Roman" w:cs="Times New Roman"/>
          <w:sz w:val="24"/>
          <w:szCs w:val="24"/>
        </w:rPr>
        <w:t>could this provide service opportunities to students pursuing the Maverick Advantage</w:t>
      </w:r>
      <w:r w:rsidR="00BD4D6F">
        <w:rPr>
          <w:rFonts w:ascii="Times New Roman" w:eastAsia="Times New Roman" w:hAnsi="Times New Roman" w:cs="Times New Roman"/>
          <w:sz w:val="24"/>
          <w:szCs w:val="24"/>
        </w:rPr>
        <w:t>, but this could also provide o</w:t>
      </w:r>
      <w:r w:rsidR="00745E9F">
        <w:rPr>
          <w:rFonts w:ascii="Times New Roman" w:eastAsia="Times New Roman" w:hAnsi="Times New Roman" w:cs="Times New Roman"/>
          <w:sz w:val="24"/>
          <w:szCs w:val="24"/>
        </w:rPr>
        <w:t>pportunities for local groups outside of campus to gain volunteer hours</w:t>
      </w:r>
      <w:r w:rsidR="0092125F">
        <w:rPr>
          <w:rFonts w:ascii="Times New Roman" w:eastAsia="Times New Roman" w:hAnsi="Times New Roman" w:cs="Times New Roman"/>
          <w:sz w:val="24"/>
          <w:szCs w:val="24"/>
        </w:rPr>
        <w:t xml:space="preserve">. </w:t>
      </w:r>
      <w:r w:rsidR="00745E9F">
        <w:rPr>
          <w:rFonts w:ascii="Times New Roman" w:eastAsia="Times New Roman" w:hAnsi="Times New Roman" w:cs="Times New Roman"/>
          <w:sz w:val="24"/>
          <w:szCs w:val="24"/>
        </w:rPr>
        <w:t>Local chapters of the National Honor Society</w:t>
      </w:r>
      <w:r w:rsidR="007B641F">
        <w:rPr>
          <w:rFonts w:ascii="Times New Roman" w:eastAsia="Times New Roman" w:hAnsi="Times New Roman" w:cs="Times New Roman"/>
          <w:sz w:val="24"/>
          <w:szCs w:val="24"/>
        </w:rPr>
        <w:t xml:space="preserve"> and National Junior Honor Society</w:t>
      </w:r>
      <w:r w:rsidR="00745E9F">
        <w:rPr>
          <w:rFonts w:ascii="Times New Roman" w:eastAsia="Times New Roman" w:hAnsi="Times New Roman" w:cs="Times New Roman"/>
          <w:sz w:val="24"/>
          <w:szCs w:val="24"/>
        </w:rPr>
        <w:t xml:space="preserve">, </w:t>
      </w:r>
      <w:r w:rsidR="00A6516A">
        <w:rPr>
          <w:rFonts w:ascii="Times New Roman" w:eastAsia="Times New Roman" w:hAnsi="Times New Roman" w:cs="Times New Roman"/>
          <w:sz w:val="24"/>
          <w:szCs w:val="24"/>
        </w:rPr>
        <w:t xml:space="preserve">various scouting groups, and </w:t>
      </w:r>
      <w:r w:rsidR="000A724B">
        <w:rPr>
          <w:rFonts w:ascii="Times New Roman" w:eastAsia="Times New Roman" w:hAnsi="Times New Roman" w:cs="Times New Roman"/>
          <w:sz w:val="24"/>
          <w:szCs w:val="24"/>
        </w:rPr>
        <w:t xml:space="preserve">various </w:t>
      </w:r>
      <w:r w:rsidR="00F62E6D">
        <w:rPr>
          <w:rFonts w:ascii="Times New Roman" w:eastAsia="Times New Roman" w:hAnsi="Times New Roman" w:cs="Times New Roman"/>
          <w:sz w:val="24"/>
          <w:szCs w:val="24"/>
        </w:rPr>
        <w:t xml:space="preserve">religious organizations could use the gardens </w:t>
      </w:r>
      <w:r w:rsidR="009634C0">
        <w:rPr>
          <w:rFonts w:ascii="Times New Roman" w:eastAsia="Times New Roman" w:hAnsi="Times New Roman" w:cs="Times New Roman"/>
          <w:sz w:val="24"/>
          <w:szCs w:val="24"/>
        </w:rPr>
        <w:t>as service opportunities</w:t>
      </w:r>
      <w:r w:rsidR="00D93987">
        <w:rPr>
          <w:rFonts w:ascii="Times New Roman" w:eastAsia="Times New Roman" w:hAnsi="Times New Roman" w:cs="Times New Roman"/>
          <w:sz w:val="24"/>
          <w:szCs w:val="24"/>
        </w:rPr>
        <w:t>. This would mean that the garden is well maintained and</w:t>
      </w:r>
      <w:r w:rsidR="003A38B0">
        <w:rPr>
          <w:rFonts w:ascii="Times New Roman" w:eastAsia="Times New Roman" w:hAnsi="Times New Roman" w:cs="Times New Roman"/>
          <w:sz w:val="24"/>
          <w:szCs w:val="24"/>
        </w:rPr>
        <w:t xml:space="preserve"> enjoyed. Additionally,</w:t>
      </w:r>
      <w:r w:rsidR="00D93987">
        <w:rPr>
          <w:rFonts w:ascii="Times New Roman" w:eastAsia="Times New Roman" w:hAnsi="Times New Roman" w:cs="Times New Roman"/>
          <w:sz w:val="24"/>
          <w:szCs w:val="24"/>
        </w:rPr>
        <w:t xml:space="preserve"> opening </w:t>
      </w:r>
      <w:r w:rsidR="00467A37">
        <w:rPr>
          <w:rFonts w:ascii="Times New Roman" w:eastAsia="Times New Roman" w:hAnsi="Times New Roman" w:cs="Times New Roman"/>
          <w:sz w:val="24"/>
          <w:szCs w:val="24"/>
        </w:rPr>
        <w:t>the garden</w:t>
      </w:r>
      <w:r w:rsidR="00D93987">
        <w:rPr>
          <w:rFonts w:ascii="Times New Roman" w:eastAsia="Times New Roman" w:hAnsi="Times New Roman" w:cs="Times New Roman"/>
          <w:sz w:val="24"/>
          <w:szCs w:val="24"/>
        </w:rPr>
        <w:t xml:space="preserve"> up to </w:t>
      </w:r>
      <w:r w:rsidR="00982314">
        <w:rPr>
          <w:rFonts w:ascii="Times New Roman" w:eastAsia="Times New Roman" w:hAnsi="Times New Roman" w:cs="Times New Roman"/>
          <w:sz w:val="24"/>
          <w:szCs w:val="24"/>
        </w:rPr>
        <w:t>students and people outside of the university</w:t>
      </w:r>
      <w:r w:rsidR="009F382E">
        <w:rPr>
          <w:rFonts w:ascii="Times New Roman" w:eastAsia="Times New Roman" w:hAnsi="Times New Roman" w:cs="Times New Roman"/>
          <w:sz w:val="24"/>
          <w:szCs w:val="24"/>
        </w:rPr>
        <w:t xml:space="preserve"> could encourage more students to attend UTA</w:t>
      </w:r>
      <w:r w:rsidR="006A4285">
        <w:rPr>
          <w:rFonts w:ascii="Times New Roman" w:eastAsia="Times New Roman" w:hAnsi="Times New Roman" w:cs="Times New Roman"/>
          <w:sz w:val="24"/>
          <w:szCs w:val="24"/>
        </w:rPr>
        <w:t xml:space="preserve"> because of its service</w:t>
      </w:r>
      <w:r w:rsidRPr="002E0C41">
        <w:rPr>
          <w:rFonts w:ascii="Times New Roman" w:eastAsia="Times New Roman" w:hAnsi="Times New Roman" w:cs="Times New Roman"/>
          <w:sz w:val="24"/>
          <w:szCs w:val="24"/>
        </w:rPr>
        <w:t>-</w:t>
      </w:r>
      <w:r w:rsidR="006A4285">
        <w:rPr>
          <w:rFonts w:ascii="Times New Roman" w:eastAsia="Times New Roman" w:hAnsi="Times New Roman" w:cs="Times New Roman"/>
          <w:sz w:val="24"/>
          <w:szCs w:val="24"/>
        </w:rPr>
        <w:t xml:space="preserve">minded attitude. </w:t>
      </w:r>
      <w:bookmarkEnd w:id="7"/>
    </w:p>
    <w:p w14:paraId="3FBF5CAC" w14:textId="77777777" w:rsidR="0092125F" w:rsidRDefault="0092125F" w:rsidP="47DBF0F7">
      <w:pPr>
        <w:spacing w:line="480" w:lineRule="auto"/>
        <w:jc w:val="center"/>
        <w:rPr>
          <w:rFonts w:ascii="Times New Roman" w:eastAsia="Times New Roman" w:hAnsi="Times New Roman" w:cs="Times New Roman"/>
          <w:sz w:val="24"/>
          <w:szCs w:val="24"/>
          <w:u w:val="single"/>
        </w:rPr>
      </w:pPr>
    </w:p>
    <w:p w14:paraId="29DEF6EA" w14:textId="77777777" w:rsidR="0092125F" w:rsidRDefault="0092125F" w:rsidP="47DBF0F7">
      <w:pPr>
        <w:spacing w:line="480" w:lineRule="auto"/>
        <w:jc w:val="center"/>
        <w:rPr>
          <w:rFonts w:ascii="Times New Roman" w:eastAsia="Times New Roman" w:hAnsi="Times New Roman" w:cs="Times New Roman"/>
          <w:sz w:val="24"/>
          <w:szCs w:val="24"/>
          <w:u w:val="single"/>
        </w:rPr>
      </w:pPr>
    </w:p>
    <w:p w14:paraId="5FCB9B6D" w14:textId="2B52FDCA" w:rsidR="006B4891" w:rsidRPr="00AC1BBD" w:rsidRDefault="212F9755" w:rsidP="47DBF0F7">
      <w:pPr>
        <w:spacing w:line="480" w:lineRule="auto"/>
        <w:jc w:val="center"/>
        <w:rPr>
          <w:rFonts w:ascii="Times New Roman" w:eastAsia="Times New Roman" w:hAnsi="Times New Roman" w:cs="Times New Roman"/>
          <w:sz w:val="24"/>
          <w:szCs w:val="24"/>
          <w:u w:val="single"/>
        </w:rPr>
      </w:pPr>
      <w:r w:rsidRPr="658E18D6">
        <w:rPr>
          <w:rFonts w:ascii="Times New Roman" w:eastAsia="Times New Roman" w:hAnsi="Times New Roman" w:cs="Times New Roman"/>
          <w:sz w:val="24"/>
          <w:szCs w:val="24"/>
          <w:u w:val="single"/>
        </w:rPr>
        <w:t>Seasonal Benefits</w:t>
      </w:r>
    </w:p>
    <w:p w14:paraId="143401AA" w14:textId="77777777" w:rsidR="007210D1" w:rsidRPr="007210D1" w:rsidRDefault="339F76D8" w:rsidP="0092125F">
      <w:pPr>
        <w:spacing w:after="0" w:line="480" w:lineRule="auto"/>
        <w:ind w:firstLine="720"/>
        <w:rPr>
          <w:rFonts w:ascii="Times New Roman" w:eastAsia="Times New Roman" w:hAnsi="Times New Roman" w:cs="Times New Roman"/>
          <w:sz w:val="24"/>
          <w:szCs w:val="24"/>
        </w:rPr>
      </w:pPr>
      <w:r w:rsidRPr="25B0E965">
        <w:rPr>
          <w:rFonts w:ascii="Times New Roman" w:eastAsia="Times New Roman" w:hAnsi="Times New Roman" w:cs="Times New Roman"/>
          <w:sz w:val="24"/>
          <w:szCs w:val="24"/>
        </w:rPr>
        <w:t xml:space="preserve">The seasonal benefits are yet another category of improvement </w:t>
      </w:r>
      <w:r w:rsidR="007210D1" w:rsidRPr="007210D1">
        <w:rPr>
          <w:rFonts w:ascii="Times New Roman" w:eastAsia="Times New Roman" w:hAnsi="Times New Roman" w:cs="Times New Roman"/>
          <w:sz w:val="24"/>
          <w:szCs w:val="24"/>
        </w:rPr>
        <w:t>that</w:t>
      </w:r>
      <w:r w:rsidRPr="25B0E965">
        <w:rPr>
          <w:rFonts w:ascii="Times New Roman" w:eastAsia="Times New Roman" w:hAnsi="Times New Roman" w:cs="Times New Roman"/>
          <w:sz w:val="24"/>
          <w:szCs w:val="24"/>
        </w:rPr>
        <w:t xml:space="preserve"> would come about from </w:t>
      </w:r>
      <w:r w:rsidR="007210D1" w:rsidRPr="007210D1">
        <w:rPr>
          <w:rFonts w:ascii="Times New Roman" w:eastAsia="Times New Roman" w:hAnsi="Times New Roman" w:cs="Times New Roman"/>
          <w:sz w:val="24"/>
          <w:szCs w:val="24"/>
        </w:rPr>
        <w:t>implementing</w:t>
      </w:r>
      <w:r w:rsidRPr="25B0E965">
        <w:rPr>
          <w:rFonts w:ascii="Times New Roman" w:eastAsia="Times New Roman" w:hAnsi="Times New Roman" w:cs="Times New Roman"/>
          <w:sz w:val="24"/>
          <w:szCs w:val="24"/>
        </w:rPr>
        <w:t xml:space="preserve"> a community garden</w:t>
      </w:r>
      <w:r w:rsidR="2BF2A767" w:rsidRPr="25B0E965">
        <w:rPr>
          <w:rFonts w:ascii="Times New Roman" w:eastAsia="Times New Roman" w:hAnsi="Times New Roman" w:cs="Times New Roman"/>
          <w:sz w:val="24"/>
          <w:szCs w:val="24"/>
        </w:rPr>
        <w:t xml:space="preserve"> on campus</w:t>
      </w:r>
      <w:r w:rsidR="00E64CA6" w:rsidRPr="25B0E965">
        <w:rPr>
          <w:rFonts w:ascii="Times New Roman" w:eastAsia="Times New Roman" w:hAnsi="Times New Roman" w:cs="Times New Roman"/>
          <w:sz w:val="24"/>
          <w:szCs w:val="24"/>
        </w:rPr>
        <w:t xml:space="preserve">, most prominently </w:t>
      </w:r>
      <w:r w:rsidR="007210D1" w:rsidRPr="007210D1">
        <w:rPr>
          <w:rFonts w:ascii="Times New Roman" w:eastAsia="Times New Roman" w:hAnsi="Times New Roman" w:cs="Times New Roman"/>
          <w:sz w:val="24"/>
          <w:szCs w:val="24"/>
        </w:rPr>
        <w:t>regarding</w:t>
      </w:r>
      <w:r w:rsidR="00E64CA6" w:rsidRPr="25B0E965">
        <w:rPr>
          <w:rFonts w:ascii="Times New Roman" w:eastAsia="Times New Roman" w:hAnsi="Times New Roman" w:cs="Times New Roman"/>
          <w:sz w:val="24"/>
          <w:szCs w:val="24"/>
        </w:rPr>
        <w:t xml:space="preserve"> mental health. Seasonal depression is</w:t>
      </w:r>
      <w:r w:rsidR="007A2834" w:rsidRPr="25B0E965">
        <w:rPr>
          <w:rFonts w:ascii="Times New Roman" w:eastAsia="Times New Roman" w:hAnsi="Times New Roman" w:cs="Times New Roman"/>
          <w:sz w:val="24"/>
          <w:szCs w:val="24"/>
        </w:rPr>
        <w:t xml:space="preserve">, according to the Mayo Clinic, a </w:t>
      </w:r>
      <w:r w:rsidR="007210D1" w:rsidRPr="007210D1">
        <w:rPr>
          <w:rFonts w:ascii="Times New Roman" w:eastAsia="Times New Roman" w:hAnsi="Times New Roman" w:cs="Times New Roman"/>
          <w:sz w:val="24"/>
          <w:szCs w:val="24"/>
        </w:rPr>
        <w:t>widespread</w:t>
      </w:r>
      <w:r w:rsidR="007A2834" w:rsidRPr="25B0E965">
        <w:rPr>
          <w:rFonts w:ascii="Times New Roman" w:eastAsia="Times New Roman" w:hAnsi="Times New Roman" w:cs="Times New Roman"/>
          <w:sz w:val="24"/>
          <w:szCs w:val="24"/>
        </w:rPr>
        <w:t xml:space="preserve"> issue in the United States, with upwards of </w:t>
      </w:r>
      <w:r w:rsidR="0061566D" w:rsidRPr="25B0E965">
        <w:rPr>
          <w:rFonts w:ascii="Times New Roman" w:eastAsia="Times New Roman" w:hAnsi="Times New Roman" w:cs="Times New Roman"/>
          <w:sz w:val="24"/>
          <w:szCs w:val="24"/>
        </w:rPr>
        <w:t xml:space="preserve">three million cases per year, especially among those fourteen years of age and older </w:t>
      </w:r>
      <w:r w:rsidR="001E7427" w:rsidRPr="25B0E965">
        <w:rPr>
          <w:rFonts w:ascii="Times New Roman" w:eastAsia="Times New Roman" w:hAnsi="Times New Roman" w:cs="Times New Roman"/>
          <w:sz w:val="24"/>
          <w:szCs w:val="24"/>
        </w:rPr>
        <w:t>(Mayo Clinic)</w:t>
      </w:r>
      <w:r w:rsidR="00BC3B38" w:rsidRPr="25B0E965">
        <w:rPr>
          <w:rFonts w:ascii="Times New Roman" w:eastAsia="Times New Roman" w:hAnsi="Times New Roman" w:cs="Times New Roman"/>
          <w:sz w:val="24"/>
          <w:szCs w:val="24"/>
        </w:rPr>
        <w:t xml:space="preserve">. </w:t>
      </w:r>
      <w:r w:rsidR="0073556B" w:rsidRPr="25B0E965">
        <w:rPr>
          <w:rFonts w:ascii="Times New Roman" w:eastAsia="Times New Roman" w:hAnsi="Times New Roman" w:cs="Times New Roman"/>
          <w:sz w:val="24"/>
          <w:szCs w:val="24"/>
        </w:rPr>
        <w:t>Seasonal affective disorder (seasonal depression)</w:t>
      </w:r>
      <w:r w:rsidR="00715CDE" w:rsidRPr="25B0E965">
        <w:rPr>
          <w:rFonts w:ascii="Times New Roman" w:eastAsia="Times New Roman" w:hAnsi="Times New Roman" w:cs="Times New Roman"/>
          <w:sz w:val="24"/>
          <w:szCs w:val="24"/>
        </w:rPr>
        <w:t xml:space="preserve"> most prominently</w:t>
      </w:r>
      <w:r w:rsidR="007210D1" w:rsidRPr="007210D1">
        <w:rPr>
          <w:rFonts w:ascii="Times New Roman" w:eastAsia="Times New Roman" w:hAnsi="Times New Roman" w:cs="Times New Roman"/>
          <w:color w:val="0E101A"/>
          <w:sz w:val="24"/>
          <w:szCs w:val="24"/>
          <w:u w:val="single"/>
        </w:rPr>
        <w:t> </w:t>
      </w:r>
      <w:r w:rsidR="00715CDE" w:rsidRPr="25B0E965">
        <w:rPr>
          <w:rFonts w:ascii="Times New Roman" w:eastAsia="Times New Roman" w:hAnsi="Times New Roman" w:cs="Times New Roman"/>
          <w:sz w:val="24"/>
          <w:szCs w:val="24"/>
        </w:rPr>
        <w:t>affects those afflicted during the winter,</w:t>
      </w:r>
      <w:r w:rsidR="00C72C88" w:rsidRPr="25B0E965">
        <w:rPr>
          <w:rFonts w:ascii="Times New Roman" w:eastAsia="Times New Roman" w:hAnsi="Times New Roman" w:cs="Times New Roman"/>
          <w:sz w:val="24"/>
          <w:szCs w:val="24"/>
        </w:rPr>
        <w:t xml:space="preserve"> which may cause one to wonder how a garden could improve or positively affect those suffering </w:t>
      </w:r>
      <w:r w:rsidR="007210D1" w:rsidRPr="007210D1">
        <w:rPr>
          <w:rFonts w:ascii="Times New Roman" w:eastAsia="Times New Roman" w:hAnsi="Times New Roman" w:cs="Times New Roman"/>
          <w:sz w:val="24"/>
          <w:szCs w:val="24"/>
        </w:rPr>
        <w:t>from</w:t>
      </w:r>
      <w:r w:rsidR="00C72C88" w:rsidRPr="25B0E965">
        <w:rPr>
          <w:rFonts w:ascii="Times New Roman" w:eastAsia="Times New Roman" w:hAnsi="Times New Roman" w:cs="Times New Roman"/>
          <w:sz w:val="24"/>
          <w:szCs w:val="24"/>
        </w:rPr>
        <w:t xml:space="preserve"> said disorde</w:t>
      </w:r>
      <w:r w:rsidR="00845973" w:rsidRPr="25B0E965">
        <w:rPr>
          <w:rFonts w:ascii="Times New Roman" w:eastAsia="Times New Roman" w:hAnsi="Times New Roman" w:cs="Times New Roman"/>
          <w:sz w:val="24"/>
          <w:szCs w:val="24"/>
        </w:rPr>
        <w:t>r given the growing or active season of</w:t>
      </w:r>
      <w:r w:rsidR="002105FA" w:rsidRPr="25B0E965">
        <w:rPr>
          <w:rFonts w:ascii="Times New Roman" w:eastAsia="Times New Roman" w:hAnsi="Times New Roman" w:cs="Times New Roman"/>
          <w:sz w:val="24"/>
          <w:szCs w:val="24"/>
        </w:rPr>
        <w:t xml:space="preserve"> a </w:t>
      </w:r>
      <w:r w:rsidR="007210D1" w:rsidRPr="007210D1">
        <w:rPr>
          <w:rFonts w:ascii="Times New Roman" w:eastAsia="Times New Roman" w:hAnsi="Times New Roman" w:cs="Times New Roman"/>
          <w:sz w:val="24"/>
          <w:szCs w:val="24"/>
        </w:rPr>
        <w:t>public</w:t>
      </w:r>
      <w:r w:rsidR="002105FA" w:rsidRPr="25B0E965">
        <w:rPr>
          <w:rFonts w:ascii="Times New Roman" w:eastAsia="Times New Roman" w:hAnsi="Times New Roman" w:cs="Times New Roman"/>
          <w:sz w:val="24"/>
          <w:szCs w:val="24"/>
        </w:rPr>
        <w:t xml:space="preserve"> garden.</w:t>
      </w:r>
      <w:r w:rsidR="00814164" w:rsidRPr="25B0E965">
        <w:rPr>
          <w:rFonts w:ascii="Times New Roman" w:eastAsia="Times New Roman" w:hAnsi="Times New Roman" w:cs="Times New Roman"/>
          <w:sz w:val="24"/>
          <w:szCs w:val="24"/>
        </w:rPr>
        <w:t xml:space="preserve"> </w:t>
      </w:r>
      <w:r w:rsidR="007210D1" w:rsidRPr="007210D1">
        <w:rPr>
          <w:rFonts w:ascii="Times New Roman" w:eastAsia="Times New Roman" w:hAnsi="Times New Roman" w:cs="Times New Roman"/>
          <w:sz w:val="24"/>
          <w:szCs w:val="24"/>
        </w:rPr>
        <w:t xml:space="preserve">However, we intend </w:t>
      </w:r>
      <w:r w:rsidR="00814164" w:rsidRPr="25B0E965">
        <w:rPr>
          <w:rFonts w:ascii="Times New Roman" w:eastAsia="Times New Roman" w:hAnsi="Times New Roman" w:cs="Times New Roman"/>
          <w:sz w:val="24"/>
          <w:szCs w:val="24"/>
        </w:rPr>
        <w:t xml:space="preserve">to alleviate the mental strain on those in our community </w:t>
      </w:r>
      <w:r w:rsidR="001C1DF7" w:rsidRPr="25B0E965">
        <w:rPr>
          <w:rFonts w:ascii="Times New Roman" w:eastAsia="Times New Roman" w:hAnsi="Times New Roman" w:cs="Times New Roman"/>
          <w:sz w:val="24"/>
          <w:szCs w:val="24"/>
        </w:rPr>
        <w:t>year-round</w:t>
      </w:r>
      <w:r w:rsidR="007210D1" w:rsidRPr="007210D1">
        <w:rPr>
          <w:rFonts w:ascii="Times New Roman" w:eastAsia="Times New Roman" w:hAnsi="Times New Roman" w:cs="Times New Roman"/>
          <w:sz w:val="24"/>
          <w:szCs w:val="24"/>
        </w:rPr>
        <w:t>.</w:t>
      </w:r>
      <w:r w:rsidR="00814164" w:rsidRPr="25B0E965">
        <w:rPr>
          <w:rFonts w:ascii="Times New Roman" w:eastAsia="Times New Roman" w:hAnsi="Times New Roman" w:cs="Times New Roman"/>
          <w:sz w:val="24"/>
          <w:szCs w:val="24"/>
        </w:rPr>
        <w:t xml:space="preserve"> Whether it be via the implementation of plants that, against the odds, flourish in the cold months of the year or merely via</w:t>
      </w:r>
      <w:r w:rsidR="008A0A19" w:rsidRPr="25B0E965">
        <w:rPr>
          <w:rFonts w:ascii="Times New Roman" w:eastAsia="Times New Roman" w:hAnsi="Times New Roman" w:cs="Times New Roman"/>
          <w:sz w:val="24"/>
          <w:szCs w:val="24"/>
        </w:rPr>
        <w:t xml:space="preserve"> the </w:t>
      </w:r>
      <w:r w:rsidR="00814164" w:rsidRPr="25B0E965">
        <w:rPr>
          <w:rFonts w:ascii="Times New Roman" w:eastAsia="Times New Roman" w:hAnsi="Times New Roman" w:cs="Times New Roman"/>
          <w:sz w:val="24"/>
          <w:szCs w:val="24"/>
        </w:rPr>
        <w:t>events</w:t>
      </w:r>
      <w:r w:rsidR="008A0A19" w:rsidRPr="25B0E965">
        <w:rPr>
          <w:rFonts w:ascii="Times New Roman" w:eastAsia="Times New Roman" w:hAnsi="Times New Roman" w:cs="Times New Roman"/>
          <w:sz w:val="24"/>
          <w:szCs w:val="24"/>
        </w:rPr>
        <w:t xml:space="preserve"> we intend on </w:t>
      </w:r>
      <w:r w:rsidR="00340B2C" w:rsidRPr="25B0E965">
        <w:rPr>
          <w:rFonts w:ascii="Times New Roman" w:eastAsia="Times New Roman" w:hAnsi="Times New Roman" w:cs="Times New Roman"/>
          <w:sz w:val="24"/>
          <w:szCs w:val="24"/>
        </w:rPr>
        <w:t>producing</w:t>
      </w:r>
      <w:r w:rsidR="00814164" w:rsidRPr="25B0E965">
        <w:rPr>
          <w:rFonts w:ascii="Times New Roman" w:eastAsia="Times New Roman" w:hAnsi="Times New Roman" w:cs="Times New Roman"/>
          <w:sz w:val="24"/>
          <w:szCs w:val="24"/>
        </w:rPr>
        <w:t xml:space="preserve"> that </w:t>
      </w:r>
      <w:r w:rsidR="008A0A19" w:rsidRPr="25B0E965">
        <w:rPr>
          <w:rFonts w:ascii="Times New Roman" w:eastAsia="Times New Roman" w:hAnsi="Times New Roman" w:cs="Times New Roman"/>
          <w:sz w:val="24"/>
          <w:szCs w:val="24"/>
        </w:rPr>
        <w:t xml:space="preserve">would </w:t>
      </w:r>
      <w:r w:rsidR="00814164" w:rsidRPr="25B0E965">
        <w:rPr>
          <w:rFonts w:ascii="Times New Roman" w:eastAsia="Times New Roman" w:hAnsi="Times New Roman" w:cs="Times New Roman"/>
          <w:sz w:val="24"/>
          <w:szCs w:val="24"/>
        </w:rPr>
        <w:t>brighten the spirits of those in our community during said dark months</w:t>
      </w:r>
      <w:r w:rsidR="00340B2C" w:rsidRPr="25B0E965">
        <w:rPr>
          <w:rFonts w:ascii="Times New Roman" w:eastAsia="Times New Roman" w:hAnsi="Times New Roman" w:cs="Times New Roman"/>
          <w:sz w:val="24"/>
          <w:szCs w:val="24"/>
        </w:rPr>
        <w:t xml:space="preserve">, a community garden on campus would undoubtedly harbor </w:t>
      </w:r>
      <w:r w:rsidR="00AC2CBD" w:rsidRPr="25B0E965">
        <w:rPr>
          <w:rFonts w:ascii="Times New Roman" w:eastAsia="Times New Roman" w:hAnsi="Times New Roman" w:cs="Times New Roman"/>
          <w:sz w:val="24"/>
          <w:szCs w:val="24"/>
        </w:rPr>
        <w:t>benefits year-round.</w:t>
      </w:r>
    </w:p>
    <w:p w14:paraId="0D2FF110" w14:textId="3241750B" w:rsidR="25B0E965" w:rsidRDefault="00AC2CBD" w:rsidP="00877791">
      <w:pPr>
        <w:spacing w:line="480" w:lineRule="auto"/>
        <w:ind w:firstLine="720"/>
        <w:rPr>
          <w:rFonts w:ascii="Times New Roman" w:eastAsia="Times New Roman" w:hAnsi="Times New Roman" w:cs="Times New Roman"/>
          <w:sz w:val="24"/>
          <w:szCs w:val="24"/>
        </w:rPr>
      </w:pPr>
      <w:r w:rsidRPr="25B0E965">
        <w:rPr>
          <w:rFonts w:ascii="Times New Roman" w:eastAsia="Times New Roman" w:hAnsi="Times New Roman" w:cs="Times New Roman"/>
          <w:sz w:val="24"/>
          <w:szCs w:val="24"/>
        </w:rPr>
        <w:t xml:space="preserve"> </w:t>
      </w:r>
    </w:p>
    <w:p w14:paraId="33F540A2" w14:textId="5FD910CF" w:rsidR="006B4891" w:rsidRPr="00AC1BBD" w:rsidRDefault="6BEE0BD9" w:rsidP="00877791">
      <w:pPr>
        <w:spacing w:line="480" w:lineRule="auto"/>
        <w:jc w:val="center"/>
        <w:rPr>
          <w:rFonts w:ascii="Times New Roman" w:eastAsia="Times New Roman" w:hAnsi="Times New Roman" w:cs="Times New Roman"/>
          <w:sz w:val="24"/>
          <w:szCs w:val="24"/>
        </w:rPr>
      </w:pPr>
      <w:r w:rsidRPr="658E18D6">
        <w:rPr>
          <w:rFonts w:ascii="Times New Roman" w:eastAsia="Times New Roman" w:hAnsi="Times New Roman" w:cs="Times New Roman"/>
          <w:b/>
          <w:bCs/>
          <w:sz w:val="24"/>
          <w:szCs w:val="24"/>
        </w:rPr>
        <w:t>Concerns</w:t>
      </w:r>
    </w:p>
    <w:p w14:paraId="286FC81A" w14:textId="77777777" w:rsidR="00161214" w:rsidRPr="00161214" w:rsidRDefault="00161214" w:rsidP="00161214">
      <w:pPr>
        <w:spacing w:line="480" w:lineRule="auto"/>
        <w:ind w:firstLine="720"/>
        <w:rPr>
          <w:rFonts w:ascii="Times New Roman" w:eastAsia="Times New Roman" w:hAnsi="Times New Roman" w:cs="Times New Roman"/>
          <w:color w:val="000000" w:themeColor="text1"/>
          <w:sz w:val="24"/>
          <w:szCs w:val="24"/>
        </w:rPr>
      </w:pPr>
      <w:r w:rsidRPr="00161214">
        <w:rPr>
          <w:rFonts w:ascii="Times New Roman" w:eastAsia="Times New Roman" w:hAnsi="Times New Roman" w:cs="Times New Roman"/>
          <w:color w:val="000000" w:themeColor="text1"/>
          <w:sz w:val="24"/>
          <w:szCs w:val="24"/>
        </w:rPr>
        <w:t xml:space="preserve">A community garden will have many benefits, such as easy access to nutritious fruits and vegetables and an increased sense of community. Though, every garden has its downsides. Some could say that a community garden is more of a burden. As a normal part of all gardens, it is bound to attract many potential pests, ranging from several species of insects to species of rodents. Furthermore, creating a community garden will take a reasonable amount of time and effort to establish successfully. Moreover, along with effort, there will be the hardship of </w:t>
      </w:r>
      <w:r w:rsidRPr="00161214">
        <w:rPr>
          <w:rFonts w:ascii="Times New Roman" w:eastAsia="Times New Roman" w:hAnsi="Times New Roman" w:cs="Times New Roman"/>
          <w:color w:val="000000" w:themeColor="text1"/>
          <w:sz w:val="24"/>
          <w:szCs w:val="24"/>
        </w:rPr>
        <w:lastRenderedPageBreak/>
        <w:t>recognizing the differences between each type of plant. However, not all of these are entirely negative, with no way of avoiding them.</w:t>
      </w:r>
    </w:p>
    <w:p w14:paraId="635C6123" w14:textId="7770BD89" w:rsidR="00161214" w:rsidRPr="00161214" w:rsidRDefault="00161214" w:rsidP="00161214">
      <w:pPr>
        <w:spacing w:line="480" w:lineRule="auto"/>
        <w:ind w:firstLine="720"/>
        <w:rPr>
          <w:rFonts w:ascii="Times New Roman" w:eastAsia="Times New Roman" w:hAnsi="Times New Roman" w:cs="Times New Roman"/>
          <w:color w:val="000000" w:themeColor="text1"/>
          <w:sz w:val="24"/>
          <w:szCs w:val="24"/>
        </w:rPr>
      </w:pPr>
      <w:r w:rsidRPr="2E350146">
        <w:rPr>
          <w:rFonts w:ascii="Times New Roman" w:eastAsia="Times New Roman" w:hAnsi="Times New Roman" w:cs="Times New Roman"/>
          <w:color w:val="000000" w:themeColor="text1"/>
          <w:sz w:val="24"/>
          <w:szCs w:val="24"/>
        </w:rPr>
        <w:t>Regarding the potential pests that may end up living or eating from the potential garden, it can be implied that it is an issue that will resolve itself over time. We are currently trying to establish a connection with the Campus Cat Coalition</w:t>
      </w:r>
      <w:r w:rsidR="00295ECA">
        <w:rPr>
          <w:rFonts w:ascii="Times New Roman" w:eastAsia="Times New Roman" w:hAnsi="Times New Roman" w:cs="Times New Roman"/>
          <w:color w:val="000000" w:themeColor="text1"/>
          <w:sz w:val="24"/>
          <w:szCs w:val="24"/>
        </w:rPr>
        <w:t xml:space="preserve"> (CCC)</w:t>
      </w:r>
      <w:r w:rsidRPr="2E350146">
        <w:rPr>
          <w:rFonts w:ascii="Times New Roman" w:eastAsia="Times New Roman" w:hAnsi="Times New Roman" w:cs="Times New Roman"/>
          <w:color w:val="000000" w:themeColor="text1"/>
          <w:sz w:val="24"/>
          <w:szCs w:val="24"/>
        </w:rPr>
        <w:t xml:space="preserve"> in our plan. We will be obtaining more information about cats and how to appeal to them with the gardens, such as adding cat food and catnip around the potential garden. With the cats around, it can be implied that the number of rodents around the garden will be significantly lower than without. However, after speaking with the president from our </w:t>
      </w:r>
      <w:r w:rsidR="00295ECA">
        <w:rPr>
          <w:rFonts w:ascii="Times New Roman" w:eastAsia="Times New Roman" w:hAnsi="Times New Roman" w:cs="Times New Roman"/>
          <w:color w:val="000000" w:themeColor="text1"/>
          <w:sz w:val="24"/>
          <w:szCs w:val="24"/>
        </w:rPr>
        <w:t>CCC</w:t>
      </w:r>
      <w:r w:rsidRPr="2E350146">
        <w:rPr>
          <w:rFonts w:ascii="Times New Roman" w:eastAsia="Times New Roman" w:hAnsi="Times New Roman" w:cs="Times New Roman"/>
          <w:color w:val="000000" w:themeColor="text1"/>
          <w:sz w:val="24"/>
          <w:szCs w:val="24"/>
        </w:rPr>
        <w:t xml:space="preserve"> program, we learned that catnip rarely appeals to cats, and only a small selection will be appealed by it. We also learned where cats primarily roam around lie in the east portion of campus, near the university center, and lot 50. With this information, we can be aware of how much catnip would be needed depending on the location of the gardens and reduce the number of pests such as rodents with the abundance of cats.</w:t>
      </w:r>
      <w:r w:rsidR="34510561" w:rsidRPr="2E350146">
        <w:rPr>
          <w:rFonts w:ascii="Times New Roman" w:eastAsia="Times New Roman" w:hAnsi="Times New Roman" w:cs="Times New Roman"/>
          <w:color w:val="000000" w:themeColor="text1"/>
          <w:sz w:val="24"/>
          <w:szCs w:val="24"/>
        </w:rPr>
        <w:t xml:space="preserve"> </w:t>
      </w:r>
      <w:r w:rsidRPr="2E350146">
        <w:rPr>
          <w:rFonts w:ascii="Times New Roman" w:eastAsia="Times New Roman" w:hAnsi="Times New Roman" w:cs="Times New Roman"/>
          <w:color w:val="000000" w:themeColor="text1"/>
          <w:sz w:val="24"/>
          <w:szCs w:val="24"/>
        </w:rPr>
        <w:t>Until catnip is ready to be picked, some cover or glass container would help keep rodents out.</w:t>
      </w:r>
      <w:r w:rsidR="0EE2B238" w:rsidRPr="2E350146">
        <w:rPr>
          <w:rFonts w:ascii="Times New Roman" w:eastAsia="Times New Roman" w:hAnsi="Times New Roman" w:cs="Times New Roman"/>
          <w:color w:val="000000" w:themeColor="text1"/>
          <w:sz w:val="24"/>
          <w:szCs w:val="24"/>
        </w:rPr>
        <w:t xml:space="preserve"> We also came to learn that simply by the smell cats leave behind, rodents</w:t>
      </w:r>
      <w:r w:rsidR="0258CD5F" w:rsidRPr="2E350146">
        <w:rPr>
          <w:rFonts w:ascii="Times New Roman" w:eastAsia="Times New Roman" w:hAnsi="Times New Roman" w:cs="Times New Roman"/>
          <w:color w:val="000000" w:themeColor="text1"/>
          <w:sz w:val="24"/>
          <w:szCs w:val="24"/>
        </w:rPr>
        <w:t xml:space="preserve"> smell this and become afraid and therefore avoid the areas. Cats also emit a sort of chemical </w:t>
      </w:r>
      <w:r w:rsidR="52FD3F3F" w:rsidRPr="2E350146">
        <w:rPr>
          <w:rFonts w:ascii="Times New Roman" w:eastAsia="Times New Roman" w:hAnsi="Times New Roman" w:cs="Times New Roman"/>
          <w:color w:val="000000" w:themeColor="text1"/>
          <w:sz w:val="24"/>
          <w:szCs w:val="24"/>
        </w:rPr>
        <w:t xml:space="preserve">that </w:t>
      </w:r>
      <w:r w:rsidR="0258CD5F" w:rsidRPr="2E350146">
        <w:rPr>
          <w:rFonts w:ascii="Times New Roman" w:eastAsia="Times New Roman" w:hAnsi="Times New Roman" w:cs="Times New Roman"/>
          <w:color w:val="000000" w:themeColor="text1"/>
          <w:sz w:val="24"/>
          <w:szCs w:val="24"/>
        </w:rPr>
        <w:t>deters mice away from your gardens and home</w:t>
      </w:r>
      <w:r w:rsidR="402D1B50" w:rsidRPr="2E350146">
        <w:rPr>
          <w:rFonts w:ascii="Times New Roman" w:eastAsia="Times New Roman" w:hAnsi="Times New Roman" w:cs="Times New Roman"/>
          <w:color w:val="000000" w:themeColor="text1"/>
          <w:sz w:val="24"/>
          <w:szCs w:val="24"/>
        </w:rPr>
        <w:t>.</w:t>
      </w:r>
      <w:r w:rsidR="32C3E021" w:rsidRPr="2E350146">
        <w:rPr>
          <w:rFonts w:ascii="Times New Roman" w:eastAsia="Times New Roman" w:hAnsi="Times New Roman" w:cs="Times New Roman"/>
          <w:color w:val="000000" w:themeColor="text1"/>
          <w:sz w:val="24"/>
          <w:szCs w:val="24"/>
        </w:rPr>
        <w:t xml:space="preserve"> There is also another solution which is using natural repellents such as garlic clips and castor oil which are effective in discouraging rodents </w:t>
      </w:r>
      <w:r w:rsidR="075B041D" w:rsidRPr="2E350146">
        <w:rPr>
          <w:rFonts w:ascii="Times New Roman" w:eastAsia="Times New Roman" w:hAnsi="Times New Roman" w:cs="Times New Roman"/>
          <w:color w:val="000000" w:themeColor="text1"/>
          <w:sz w:val="24"/>
          <w:szCs w:val="24"/>
        </w:rPr>
        <w:t>from coming</w:t>
      </w:r>
      <w:r w:rsidR="32C3E021" w:rsidRPr="2E350146">
        <w:rPr>
          <w:rFonts w:ascii="Times New Roman" w:eastAsia="Times New Roman" w:hAnsi="Times New Roman" w:cs="Times New Roman"/>
          <w:color w:val="000000" w:themeColor="text1"/>
          <w:sz w:val="24"/>
          <w:szCs w:val="24"/>
        </w:rPr>
        <w:t xml:space="preserve"> ne</w:t>
      </w:r>
      <w:r w:rsidR="1D52FA63" w:rsidRPr="2E350146">
        <w:rPr>
          <w:rFonts w:ascii="Times New Roman" w:eastAsia="Times New Roman" w:hAnsi="Times New Roman" w:cs="Times New Roman"/>
          <w:color w:val="000000" w:themeColor="text1"/>
          <w:sz w:val="24"/>
          <w:szCs w:val="24"/>
        </w:rPr>
        <w:t>ar the area.</w:t>
      </w:r>
      <w:r w:rsidR="38D1D6DF" w:rsidRPr="2E350146">
        <w:rPr>
          <w:rFonts w:ascii="Times New Roman" w:eastAsia="Times New Roman" w:hAnsi="Times New Roman" w:cs="Times New Roman"/>
          <w:color w:val="000000" w:themeColor="text1"/>
          <w:sz w:val="24"/>
          <w:szCs w:val="24"/>
        </w:rPr>
        <w:t xml:space="preserve"> If this does not seem to be the best </w:t>
      </w:r>
      <w:r w:rsidR="02B1EAD8" w:rsidRPr="2E350146">
        <w:rPr>
          <w:rFonts w:ascii="Times New Roman" w:eastAsia="Times New Roman" w:hAnsi="Times New Roman" w:cs="Times New Roman"/>
          <w:color w:val="000000" w:themeColor="text1"/>
          <w:sz w:val="24"/>
          <w:szCs w:val="24"/>
        </w:rPr>
        <w:t>option,</w:t>
      </w:r>
      <w:r w:rsidR="38D1D6DF" w:rsidRPr="2E350146">
        <w:rPr>
          <w:rFonts w:ascii="Times New Roman" w:eastAsia="Times New Roman" w:hAnsi="Times New Roman" w:cs="Times New Roman"/>
          <w:color w:val="000000" w:themeColor="text1"/>
          <w:sz w:val="24"/>
          <w:szCs w:val="24"/>
        </w:rPr>
        <w:t xml:space="preserve"> there </w:t>
      </w:r>
      <w:r w:rsidR="7B97A11C" w:rsidRPr="2E350146">
        <w:rPr>
          <w:rFonts w:ascii="Times New Roman" w:eastAsia="Times New Roman" w:hAnsi="Times New Roman" w:cs="Times New Roman"/>
          <w:color w:val="000000" w:themeColor="text1"/>
          <w:sz w:val="24"/>
          <w:szCs w:val="24"/>
        </w:rPr>
        <w:t>are</w:t>
      </w:r>
      <w:r w:rsidR="38D1D6DF" w:rsidRPr="2E350146">
        <w:rPr>
          <w:rFonts w:ascii="Times New Roman" w:eastAsia="Times New Roman" w:hAnsi="Times New Roman" w:cs="Times New Roman"/>
          <w:color w:val="000000" w:themeColor="text1"/>
          <w:sz w:val="24"/>
          <w:szCs w:val="24"/>
        </w:rPr>
        <w:t xml:space="preserve"> also devices such as water sprayers and r</w:t>
      </w:r>
      <w:r w:rsidR="23DE5D40" w:rsidRPr="2E350146">
        <w:rPr>
          <w:rFonts w:ascii="Times New Roman" w:eastAsia="Times New Roman" w:hAnsi="Times New Roman" w:cs="Times New Roman"/>
          <w:color w:val="000000" w:themeColor="text1"/>
          <w:sz w:val="24"/>
          <w:szCs w:val="24"/>
        </w:rPr>
        <w:t>eflective tape which also help when keeping rodents out.</w:t>
      </w:r>
      <w:r w:rsidR="0258CD5F" w:rsidRPr="2E350146">
        <w:rPr>
          <w:rFonts w:ascii="Times New Roman" w:eastAsia="Times New Roman" w:hAnsi="Times New Roman" w:cs="Times New Roman"/>
          <w:color w:val="000000" w:themeColor="text1"/>
          <w:sz w:val="24"/>
          <w:szCs w:val="24"/>
        </w:rPr>
        <w:t xml:space="preserve"> </w:t>
      </w:r>
      <w:r w:rsidR="05BDA532" w:rsidRPr="2E350146">
        <w:rPr>
          <w:rFonts w:ascii="Times New Roman" w:eastAsia="Times New Roman" w:hAnsi="Times New Roman" w:cs="Times New Roman"/>
          <w:color w:val="000000" w:themeColor="text1"/>
          <w:sz w:val="24"/>
          <w:szCs w:val="24"/>
        </w:rPr>
        <w:t>I</w:t>
      </w:r>
      <w:r w:rsidRPr="2E350146">
        <w:rPr>
          <w:rFonts w:ascii="Times New Roman" w:eastAsia="Times New Roman" w:hAnsi="Times New Roman" w:cs="Times New Roman"/>
          <w:color w:val="000000" w:themeColor="text1"/>
          <w:sz w:val="24"/>
          <w:szCs w:val="24"/>
        </w:rPr>
        <w:t>n addition, there will be fewer pests and rodents to worry about dealing with (Lupo).</w:t>
      </w:r>
      <w:r w:rsidR="40CB1772" w:rsidRPr="2E350146">
        <w:rPr>
          <w:rFonts w:ascii="Times New Roman" w:eastAsia="Times New Roman" w:hAnsi="Times New Roman" w:cs="Times New Roman"/>
          <w:color w:val="000000" w:themeColor="text1"/>
          <w:sz w:val="24"/>
          <w:szCs w:val="24"/>
        </w:rPr>
        <w:t xml:space="preserve"> However, cats are especially good at catching rodents and repelling them with their scent so alternatives may not even have to be used.</w:t>
      </w:r>
      <w:r w:rsidRPr="2E350146">
        <w:rPr>
          <w:rFonts w:ascii="Times New Roman" w:eastAsia="Times New Roman" w:hAnsi="Times New Roman" w:cs="Times New Roman"/>
          <w:color w:val="000000" w:themeColor="text1"/>
          <w:sz w:val="24"/>
          <w:szCs w:val="24"/>
        </w:rPr>
        <w:t xml:space="preserve"> For the pests that remain, several affordable types of pesticides may be used that will not affect the overall quality of the garden.</w:t>
      </w:r>
    </w:p>
    <w:p w14:paraId="6A0777CB" w14:textId="49E9A5AC" w:rsidR="00161214" w:rsidRPr="00161214" w:rsidRDefault="00161214" w:rsidP="00161214">
      <w:pPr>
        <w:spacing w:line="480" w:lineRule="auto"/>
        <w:ind w:firstLine="720"/>
        <w:rPr>
          <w:rFonts w:ascii="Times New Roman" w:eastAsia="Times New Roman" w:hAnsi="Times New Roman" w:cs="Times New Roman"/>
          <w:color w:val="000000" w:themeColor="text1"/>
          <w:sz w:val="24"/>
          <w:szCs w:val="24"/>
        </w:rPr>
      </w:pPr>
      <w:r w:rsidRPr="00161214">
        <w:rPr>
          <w:rFonts w:ascii="Times New Roman" w:eastAsia="Times New Roman" w:hAnsi="Times New Roman" w:cs="Times New Roman"/>
          <w:color w:val="000000" w:themeColor="text1"/>
          <w:sz w:val="24"/>
          <w:szCs w:val="24"/>
        </w:rPr>
        <w:lastRenderedPageBreak/>
        <w:t>Furthermore, regarding the amount of time, effort, and funding to fully establish the garden, we have seen from our polls that we have a relatively large amount of support. From said results, it should not be challenging to receive volunteers or donations to help the idea of making a potential community garden a reality. Not only that but as stated earlier, growing a community garden provides many social benefits, such as growing deeper connections amongst peers (DeMuro). Furthermore, we plan to raise various fruits and vegetables in the garden. Each will have its growth requirements, such as temperature, soil types, and water patterns. There is currently a group designated for studying the different growth requirements for all potential fruits or vegetables that we are planning on growing in the garden to combat this issue. After the said group has finished its research, we will be able to provide the correct soil types or nutritional supplements to ensure all plants will successfully grow and prosper.</w:t>
      </w:r>
    </w:p>
    <w:p w14:paraId="3B8B9F28" w14:textId="0A3A0A98" w:rsidR="2F451C71" w:rsidRDefault="2F451C71" w:rsidP="00877791">
      <w:pPr>
        <w:spacing w:line="480" w:lineRule="auto"/>
        <w:ind w:firstLine="720"/>
        <w:rPr>
          <w:rFonts w:ascii="Times New Roman" w:eastAsia="Times New Roman" w:hAnsi="Times New Roman" w:cs="Times New Roman"/>
          <w:color w:val="000000" w:themeColor="text1"/>
          <w:sz w:val="24"/>
          <w:szCs w:val="24"/>
        </w:rPr>
      </w:pPr>
      <w:r w:rsidRPr="6F83CB2D">
        <w:rPr>
          <w:rFonts w:ascii="Times New Roman" w:eastAsia="Times New Roman" w:hAnsi="Times New Roman" w:cs="Times New Roman"/>
          <w:color w:val="000000" w:themeColor="text1"/>
          <w:sz w:val="24"/>
          <w:szCs w:val="24"/>
        </w:rPr>
        <w:t xml:space="preserve">While having an on-campus garden has its benefits, </w:t>
      </w:r>
      <w:r w:rsidR="00161214" w:rsidRPr="00161214">
        <w:rPr>
          <w:rFonts w:ascii="Times New Roman" w:eastAsia="Times New Roman" w:hAnsi="Times New Roman" w:cs="Times New Roman"/>
          <w:color w:val="000000" w:themeColor="text1"/>
          <w:sz w:val="24"/>
          <w:szCs w:val="24"/>
        </w:rPr>
        <w:t>alternative solutions</w:t>
      </w:r>
      <w:r w:rsidRPr="6F83CB2D">
        <w:rPr>
          <w:rFonts w:ascii="Times New Roman" w:eastAsia="Times New Roman" w:hAnsi="Times New Roman" w:cs="Times New Roman"/>
          <w:color w:val="000000" w:themeColor="text1"/>
          <w:sz w:val="24"/>
          <w:szCs w:val="24"/>
        </w:rPr>
        <w:t xml:space="preserve"> also provide cost-effective methods to bring fresh produce and groceries to UT</w:t>
      </w:r>
      <w:r w:rsidR="002F7042">
        <w:rPr>
          <w:rFonts w:ascii="Times New Roman" w:eastAsia="Times New Roman" w:hAnsi="Times New Roman" w:cs="Times New Roman"/>
          <w:color w:val="000000" w:themeColor="text1"/>
          <w:sz w:val="24"/>
          <w:szCs w:val="24"/>
        </w:rPr>
        <w:t>A</w:t>
      </w:r>
      <w:r w:rsidRPr="6F83CB2D">
        <w:rPr>
          <w:rFonts w:ascii="Times New Roman" w:eastAsia="Times New Roman" w:hAnsi="Times New Roman" w:cs="Times New Roman"/>
          <w:color w:val="000000" w:themeColor="text1"/>
          <w:sz w:val="24"/>
          <w:szCs w:val="24"/>
        </w:rPr>
        <w:t xml:space="preserve">. </w:t>
      </w:r>
      <w:r w:rsidR="624632ED" w:rsidRPr="31C28A81">
        <w:rPr>
          <w:rFonts w:ascii="Times New Roman" w:eastAsia="Times New Roman" w:hAnsi="Times New Roman" w:cs="Times New Roman"/>
          <w:color w:val="000000" w:themeColor="text1"/>
          <w:sz w:val="24"/>
          <w:szCs w:val="24"/>
        </w:rPr>
        <w:t xml:space="preserve">There is currently </w:t>
      </w:r>
      <w:r w:rsidR="49B67EAF" w:rsidRPr="31C28A81">
        <w:rPr>
          <w:rFonts w:ascii="Times New Roman" w:eastAsia="Times New Roman" w:hAnsi="Times New Roman" w:cs="Times New Roman"/>
          <w:color w:val="000000" w:themeColor="text1"/>
          <w:sz w:val="24"/>
          <w:szCs w:val="24"/>
        </w:rPr>
        <w:t xml:space="preserve">a 2850 sq ft (about the area of a tennis court) </w:t>
      </w:r>
      <w:r w:rsidR="624632ED" w:rsidRPr="31C28A81">
        <w:rPr>
          <w:rFonts w:ascii="Times New Roman" w:eastAsia="Times New Roman" w:hAnsi="Times New Roman" w:cs="Times New Roman"/>
          <w:color w:val="000000" w:themeColor="text1"/>
          <w:sz w:val="24"/>
          <w:szCs w:val="24"/>
        </w:rPr>
        <w:t>produce and grocery store,</w:t>
      </w:r>
      <w:r w:rsidR="37B2B354" w:rsidRPr="31C28A81">
        <w:rPr>
          <w:rFonts w:ascii="Times New Roman" w:eastAsia="Times New Roman" w:hAnsi="Times New Roman" w:cs="Times New Roman"/>
          <w:color w:val="000000" w:themeColor="text1"/>
          <w:sz w:val="24"/>
          <w:szCs w:val="24"/>
        </w:rPr>
        <w:t xml:space="preserve"> Ann’s</w:t>
      </w:r>
      <w:r w:rsidR="00DF0084">
        <w:rPr>
          <w:rFonts w:ascii="Times New Roman" w:eastAsia="Times New Roman" w:hAnsi="Times New Roman" w:cs="Times New Roman"/>
          <w:color w:val="000000" w:themeColor="text1"/>
          <w:sz w:val="24"/>
          <w:szCs w:val="24"/>
        </w:rPr>
        <w:t xml:space="preserve"> </w:t>
      </w:r>
      <w:r w:rsidR="00DF0084" w:rsidRPr="00DF0084">
        <w:rPr>
          <w:rFonts w:ascii="Times New Roman" w:eastAsia="Times New Roman" w:hAnsi="Times New Roman" w:cs="Times New Roman"/>
          <w:color w:val="000000" w:themeColor="text1"/>
          <w:sz w:val="24"/>
          <w:szCs w:val="24"/>
        </w:rPr>
        <w:t>Health Food Center &amp; Market</w:t>
      </w:r>
      <w:r w:rsidR="624632ED" w:rsidRPr="31C28A81">
        <w:rPr>
          <w:rFonts w:ascii="Times New Roman" w:eastAsia="Times New Roman" w:hAnsi="Times New Roman" w:cs="Times New Roman"/>
          <w:color w:val="000000" w:themeColor="text1"/>
          <w:sz w:val="24"/>
          <w:szCs w:val="24"/>
        </w:rPr>
        <w:t>, being developed in downtown Arlington next to the UT</w:t>
      </w:r>
      <w:r w:rsidR="002F7042">
        <w:rPr>
          <w:rFonts w:ascii="Times New Roman" w:eastAsia="Times New Roman" w:hAnsi="Times New Roman" w:cs="Times New Roman"/>
          <w:color w:val="000000" w:themeColor="text1"/>
          <w:sz w:val="24"/>
          <w:szCs w:val="24"/>
        </w:rPr>
        <w:t>A</w:t>
      </w:r>
      <w:r w:rsidR="624632ED" w:rsidRPr="31C28A81">
        <w:rPr>
          <w:rFonts w:ascii="Times New Roman" w:eastAsia="Times New Roman" w:hAnsi="Times New Roman" w:cs="Times New Roman"/>
          <w:color w:val="000000" w:themeColor="text1"/>
          <w:sz w:val="24"/>
          <w:szCs w:val="24"/>
        </w:rPr>
        <w:t xml:space="preserve"> campus in the 101 Center district. </w:t>
      </w:r>
      <w:r w:rsidR="1599633D" w:rsidRPr="262EF756">
        <w:rPr>
          <w:rFonts w:ascii="Times New Roman" w:eastAsia="Times New Roman" w:hAnsi="Times New Roman" w:cs="Times New Roman"/>
          <w:color w:val="000000" w:themeColor="text1"/>
          <w:sz w:val="24"/>
          <w:szCs w:val="24"/>
        </w:rPr>
        <w:t xml:space="preserve">This would be in </w:t>
      </w:r>
      <w:r w:rsidR="7724C32A" w:rsidRPr="262EF756">
        <w:rPr>
          <w:rFonts w:ascii="Times New Roman" w:eastAsia="Times New Roman" w:hAnsi="Times New Roman" w:cs="Times New Roman"/>
          <w:color w:val="000000" w:themeColor="text1"/>
          <w:sz w:val="24"/>
          <w:szCs w:val="24"/>
        </w:rPr>
        <w:t>500</w:t>
      </w:r>
      <w:r w:rsidR="4E597ECE" w:rsidRPr="262EF756">
        <w:rPr>
          <w:rFonts w:ascii="Times New Roman" w:eastAsia="Times New Roman" w:hAnsi="Times New Roman" w:cs="Times New Roman"/>
          <w:color w:val="000000" w:themeColor="text1"/>
          <w:sz w:val="24"/>
          <w:szCs w:val="24"/>
        </w:rPr>
        <w:t xml:space="preserve"> </w:t>
      </w:r>
      <w:r w:rsidR="7724C32A" w:rsidRPr="262EF756">
        <w:rPr>
          <w:rFonts w:ascii="Times New Roman" w:eastAsia="Times New Roman" w:hAnsi="Times New Roman" w:cs="Times New Roman"/>
          <w:color w:val="000000" w:themeColor="text1"/>
          <w:sz w:val="24"/>
          <w:szCs w:val="24"/>
        </w:rPr>
        <w:t>ft proximity to about 796 students living in campus housing.</w:t>
      </w:r>
    </w:p>
    <w:p w14:paraId="17035289" w14:textId="11D5AD71" w:rsidR="006B4891" w:rsidRPr="00AC1BBD" w:rsidRDefault="730059C0" w:rsidP="7BF8E49E">
      <w:pPr>
        <w:spacing w:line="480" w:lineRule="auto"/>
        <w:ind w:firstLine="720"/>
        <w:rPr>
          <w:rFonts w:ascii="Times New Roman" w:eastAsia="Times New Roman" w:hAnsi="Times New Roman" w:cs="Times New Roman"/>
          <w:color w:val="000000" w:themeColor="text1"/>
          <w:sz w:val="24"/>
          <w:szCs w:val="24"/>
        </w:rPr>
      </w:pPr>
      <w:r w:rsidRPr="4F5D4F47">
        <w:rPr>
          <w:rFonts w:ascii="Times New Roman" w:eastAsia="Times New Roman" w:hAnsi="Times New Roman" w:cs="Times New Roman"/>
          <w:color w:val="000000" w:themeColor="text1"/>
          <w:sz w:val="24"/>
          <w:szCs w:val="24"/>
        </w:rPr>
        <w:t>As</w:t>
      </w:r>
      <w:r w:rsidR="7FAF872E" w:rsidRPr="4F5D4F47">
        <w:rPr>
          <w:rFonts w:ascii="Times New Roman" w:eastAsia="Times New Roman" w:hAnsi="Times New Roman" w:cs="Times New Roman"/>
          <w:color w:val="000000" w:themeColor="text1"/>
          <w:sz w:val="24"/>
          <w:szCs w:val="24"/>
        </w:rPr>
        <w:t xml:space="preserve"> brought up by Dr. Rebekah Chojnacki</w:t>
      </w:r>
      <w:r w:rsidRPr="4F5D4F47">
        <w:rPr>
          <w:rFonts w:ascii="Times New Roman" w:eastAsia="Times New Roman" w:hAnsi="Times New Roman" w:cs="Times New Roman"/>
          <w:color w:val="000000" w:themeColor="text1"/>
          <w:sz w:val="24"/>
          <w:szCs w:val="24"/>
        </w:rPr>
        <w:t xml:space="preserve">, </w:t>
      </w:r>
      <w:r w:rsidR="4C237F92" w:rsidRPr="4F5D4F47">
        <w:rPr>
          <w:rFonts w:ascii="Times New Roman" w:eastAsia="Times New Roman" w:hAnsi="Times New Roman" w:cs="Times New Roman"/>
          <w:color w:val="000000" w:themeColor="text1"/>
          <w:sz w:val="24"/>
          <w:szCs w:val="24"/>
        </w:rPr>
        <w:t xml:space="preserve">the </w:t>
      </w:r>
      <w:r w:rsidR="2B20117D" w:rsidRPr="4F5D4F47">
        <w:rPr>
          <w:rFonts w:ascii="Times New Roman" w:eastAsia="Times New Roman" w:hAnsi="Times New Roman" w:cs="Times New Roman"/>
          <w:color w:val="000000" w:themeColor="text1"/>
          <w:sz w:val="24"/>
          <w:szCs w:val="24"/>
        </w:rPr>
        <w:t>C</w:t>
      </w:r>
      <w:r w:rsidR="4C237F92" w:rsidRPr="4F5D4F47">
        <w:rPr>
          <w:rFonts w:ascii="Times New Roman" w:eastAsia="Times New Roman" w:hAnsi="Times New Roman" w:cs="Times New Roman"/>
          <w:color w:val="000000" w:themeColor="text1"/>
          <w:sz w:val="24"/>
          <w:szCs w:val="24"/>
        </w:rPr>
        <w:t xml:space="preserve">ollege </w:t>
      </w:r>
      <w:r w:rsidR="085D376A" w:rsidRPr="4F5D4F47">
        <w:rPr>
          <w:rFonts w:ascii="Times New Roman" w:eastAsia="Times New Roman" w:hAnsi="Times New Roman" w:cs="Times New Roman"/>
          <w:color w:val="000000" w:themeColor="text1"/>
          <w:sz w:val="24"/>
          <w:szCs w:val="24"/>
        </w:rPr>
        <w:t>P</w:t>
      </w:r>
      <w:r w:rsidR="4C237F92" w:rsidRPr="4F5D4F47">
        <w:rPr>
          <w:rFonts w:ascii="Times New Roman" w:eastAsia="Times New Roman" w:hAnsi="Times New Roman" w:cs="Times New Roman"/>
          <w:color w:val="000000" w:themeColor="text1"/>
          <w:sz w:val="24"/>
          <w:szCs w:val="24"/>
        </w:rPr>
        <w:t>ark district</w:t>
      </w:r>
      <w:r w:rsidR="1EF432A6" w:rsidRPr="4F5D4F47">
        <w:rPr>
          <w:rFonts w:ascii="Times New Roman" w:eastAsia="Times New Roman" w:hAnsi="Times New Roman" w:cs="Times New Roman"/>
          <w:color w:val="000000" w:themeColor="text1"/>
          <w:sz w:val="24"/>
          <w:szCs w:val="24"/>
        </w:rPr>
        <w:t xml:space="preserve"> </w:t>
      </w:r>
      <w:r w:rsidR="00FA1CE1">
        <w:rPr>
          <w:rFonts w:ascii="Times New Roman" w:eastAsia="Times New Roman" w:hAnsi="Times New Roman" w:cs="Times New Roman"/>
          <w:color w:val="000000" w:themeColor="text1"/>
          <w:sz w:val="24"/>
          <w:szCs w:val="24"/>
        </w:rPr>
        <w:t>also</w:t>
      </w:r>
      <w:r w:rsidR="1EF432A6" w:rsidRPr="4F5D4F47">
        <w:rPr>
          <w:rFonts w:ascii="Times New Roman" w:eastAsia="Times New Roman" w:hAnsi="Times New Roman" w:cs="Times New Roman"/>
          <w:color w:val="000000" w:themeColor="text1"/>
          <w:sz w:val="24"/>
          <w:szCs w:val="24"/>
        </w:rPr>
        <w:t xml:space="preserve"> hosts</w:t>
      </w:r>
      <w:r w:rsidR="7EE87FC0" w:rsidRPr="4F5D4F47">
        <w:rPr>
          <w:rFonts w:ascii="Times New Roman" w:eastAsia="Times New Roman" w:hAnsi="Times New Roman" w:cs="Times New Roman"/>
          <w:color w:val="000000" w:themeColor="text1"/>
          <w:sz w:val="24"/>
          <w:szCs w:val="24"/>
        </w:rPr>
        <w:t xml:space="preserve"> three adjacent </w:t>
      </w:r>
      <w:r w:rsidR="169EC280" w:rsidRPr="4F5D4F47">
        <w:rPr>
          <w:rFonts w:ascii="Times New Roman" w:eastAsia="Times New Roman" w:hAnsi="Times New Roman" w:cs="Times New Roman"/>
          <w:color w:val="000000" w:themeColor="text1"/>
          <w:sz w:val="24"/>
          <w:szCs w:val="24"/>
        </w:rPr>
        <w:t>available leasing spaces</w:t>
      </w:r>
      <w:r w:rsidR="1F8E3663" w:rsidRPr="4F5D4F47">
        <w:rPr>
          <w:rFonts w:ascii="Times New Roman" w:eastAsia="Times New Roman" w:hAnsi="Times New Roman" w:cs="Times New Roman"/>
          <w:color w:val="000000" w:themeColor="text1"/>
          <w:sz w:val="24"/>
          <w:szCs w:val="24"/>
        </w:rPr>
        <w:t xml:space="preserve"> totaling </w:t>
      </w:r>
      <w:r w:rsidR="5D21DA44" w:rsidRPr="4F5D4F47">
        <w:rPr>
          <w:rFonts w:ascii="Times New Roman" w:eastAsia="Times New Roman" w:hAnsi="Times New Roman" w:cs="Times New Roman"/>
          <w:color w:val="000000" w:themeColor="text1"/>
          <w:sz w:val="24"/>
          <w:szCs w:val="24"/>
        </w:rPr>
        <w:t>6660 sq ft (about twice the area of a tennis court)</w:t>
      </w:r>
      <w:r w:rsidR="23FF5EBE" w:rsidRPr="4F5D4F47">
        <w:rPr>
          <w:rFonts w:ascii="Times New Roman" w:eastAsia="Times New Roman" w:hAnsi="Times New Roman" w:cs="Times New Roman"/>
          <w:color w:val="000000" w:themeColor="text1"/>
          <w:sz w:val="24"/>
          <w:szCs w:val="24"/>
        </w:rPr>
        <w:t xml:space="preserve"> </w:t>
      </w:r>
      <w:r w:rsidR="1F8E3663" w:rsidRPr="4F5D4F47">
        <w:rPr>
          <w:rFonts w:ascii="Times New Roman" w:eastAsia="Times New Roman" w:hAnsi="Times New Roman" w:cs="Times New Roman"/>
          <w:color w:val="000000" w:themeColor="text1"/>
          <w:sz w:val="24"/>
          <w:szCs w:val="24"/>
        </w:rPr>
        <w:t>combined</w:t>
      </w:r>
      <w:r w:rsidR="1182F199" w:rsidRPr="42E72C37">
        <w:rPr>
          <w:rFonts w:ascii="Times New Roman" w:eastAsia="Times New Roman" w:hAnsi="Times New Roman" w:cs="Times New Roman"/>
          <w:color w:val="000000" w:themeColor="text1"/>
          <w:sz w:val="24"/>
          <w:szCs w:val="24"/>
        </w:rPr>
        <w:t xml:space="preserve"> as</w:t>
      </w:r>
      <w:r w:rsidR="1182F199" w:rsidRPr="543A2775">
        <w:rPr>
          <w:rFonts w:ascii="Times New Roman" w:eastAsia="Times New Roman" w:hAnsi="Times New Roman" w:cs="Times New Roman"/>
          <w:color w:val="000000" w:themeColor="text1"/>
          <w:sz w:val="24"/>
          <w:szCs w:val="24"/>
        </w:rPr>
        <w:t xml:space="preserve"> of December 2021</w:t>
      </w:r>
      <w:r w:rsidR="1F8E3663" w:rsidRPr="543A2775">
        <w:rPr>
          <w:rFonts w:ascii="Times New Roman" w:eastAsia="Times New Roman" w:hAnsi="Times New Roman" w:cs="Times New Roman"/>
          <w:color w:val="000000" w:themeColor="text1"/>
          <w:sz w:val="24"/>
          <w:szCs w:val="24"/>
        </w:rPr>
        <w:t>.</w:t>
      </w:r>
      <w:r w:rsidR="245EED7C" w:rsidRPr="4F5D4F47">
        <w:rPr>
          <w:rFonts w:ascii="Times New Roman" w:eastAsia="Times New Roman" w:hAnsi="Times New Roman" w:cs="Times New Roman"/>
          <w:color w:val="000000" w:themeColor="text1"/>
          <w:sz w:val="24"/>
          <w:szCs w:val="24"/>
        </w:rPr>
        <w:t xml:space="preserve"> </w:t>
      </w:r>
      <w:r w:rsidR="353D3EA5" w:rsidRPr="4F5D4F47">
        <w:rPr>
          <w:rFonts w:ascii="Times New Roman" w:eastAsia="Times New Roman" w:hAnsi="Times New Roman" w:cs="Times New Roman"/>
          <w:color w:val="000000" w:themeColor="text1"/>
          <w:sz w:val="24"/>
          <w:szCs w:val="24"/>
        </w:rPr>
        <w:t>This area could be repurposed into</w:t>
      </w:r>
      <w:r w:rsidR="07A390AA" w:rsidRPr="4F5D4F47">
        <w:rPr>
          <w:rFonts w:ascii="Times New Roman" w:eastAsia="Times New Roman" w:hAnsi="Times New Roman" w:cs="Times New Roman"/>
          <w:color w:val="000000" w:themeColor="text1"/>
          <w:sz w:val="24"/>
          <w:szCs w:val="24"/>
        </w:rPr>
        <w:t xml:space="preserve"> a grocery store</w:t>
      </w:r>
      <w:r w:rsidR="4E1A5EA3" w:rsidRPr="4F5D4F47">
        <w:rPr>
          <w:rFonts w:ascii="Times New Roman" w:eastAsia="Times New Roman" w:hAnsi="Times New Roman" w:cs="Times New Roman"/>
          <w:color w:val="000000" w:themeColor="text1"/>
          <w:sz w:val="24"/>
          <w:szCs w:val="24"/>
        </w:rPr>
        <w:t xml:space="preserve"> to help generate revenue and traffic into the newly developed district. </w:t>
      </w:r>
      <w:r w:rsidR="6EB52895" w:rsidRPr="4F5D4F47">
        <w:rPr>
          <w:rFonts w:ascii="Times New Roman" w:eastAsia="Times New Roman" w:hAnsi="Times New Roman" w:cs="Times New Roman"/>
          <w:color w:val="000000" w:themeColor="text1"/>
          <w:sz w:val="24"/>
          <w:szCs w:val="24"/>
        </w:rPr>
        <w:t xml:space="preserve">With three campus student residency buildings in </w:t>
      </w:r>
      <w:r w:rsidR="43DAF235" w:rsidRPr="4F5D4F47">
        <w:rPr>
          <w:rFonts w:ascii="Times New Roman" w:eastAsia="Times New Roman" w:hAnsi="Times New Roman" w:cs="Times New Roman"/>
          <w:color w:val="000000" w:themeColor="text1"/>
          <w:sz w:val="24"/>
          <w:szCs w:val="24"/>
        </w:rPr>
        <w:t>proximity</w:t>
      </w:r>
      <w:r w:rsidR="6EB52895" w:rsidRPr="4F5D4F47">
        <w:rPr>
          <w:rFonts w:ascii="Times New Roman" w:eastAsia="Times New Roman" w:hAnsi="Times New Roman" w:cs="Times New Roman"/>
          <w:color w:val="000000" w:themeColor="text1"/>
          <w:sz w:val="24"/>
          <w:szCs w:val="24"/>
        </w:rPr>
        <w:t>,</w:t>
      </w:r>
      <w:r w:rsidR="1D461D80" w:rsidRPr="4F5D4F47">
        <w:rPr>
          <w:rFonts w:ascii="Times New Roman" w:eastAsia="Times New Roman" w:hAnsi="Times New Roman" w:cs="Times New Roman"/>
          <w:color w:val="000000" w:themeColor="text1"/>
          <w:sz w:val="24"/>
          <w:szCs w:val="24"/>
        </w:rPr>
        <w:t xml:space="preserve"> there should be adequate food traffic to make </w:t>
      </w:r>
      <w:r w:rsidR="5EB767A8" w:rsidRPr="4F5D4F47">
        <w:rPr>
          <w:rFonts w:ascii="Times New Roman" w:eastAsia="Times New Roman" w:hAnsi="Times New Roman" w:cs="Times New Roman"/>
          <w:color w:val="000000" w:themeColor="text1"/>
          <w:sz w:val="24"/>
          <w:szCs w:val="24"/>
        </w:rPr>
        <w:t xml:space="preserve">a </w:t>
      </w:r>
      <w:r w:rsidR="1D461D80" w:rsidRPr="4F5D4F47">
        <w:rPr>
          <w:rFonts w:ascii="Times New Roman" w:eastAsia="Times New Roman" w:hAnsi="Times New Roman" w:cs="Times New Roman"/>
          <w:color w:val="000000" w:themeColor="text1"/>
          <w:sz w:val="24"/>
          <w:szCs w:val="24"/>
        </w:rPr>
        <w:t xml:space="preserve">business sustainable. A grocery store on campus would complement the multiple </w:t>
      </w:r>
      <w:r w:rsidR="4BF00054" w:rsidRPr="4F5D4F47">
        <w:rPr>
          <w:rFonts w:ascii="Times New Roman" w:eastAsia="Times New Roman" w:hAnsi="Times New Roman" w:cs="Times New Roman"/>
          <w:color w:val="000000" w:themeColor="text1"/>
          <w:sz w:val="24"/>
          <w:szCs w:val="24"/>
        </w:rPr>
        <w:t xml:space="preserve">campus </w:t>
      </w:r>
      <w:r w:rsidR="1D461D80" w:rsidRPr="4F5D4F47">
        <w:rPr>
          <w:rFonts w:ascii="Times New Roman" w:eastAsia="Times New Roman" w:hAnsi="Times New Roman" w:cs="Times New Roman"/>
          <w:color w:val="000000" w:themeColor="text1"/>
          <w:sz w:val="24"/>
          <w:szCs w:val="24"/>
        </w:rPr>
        <w:t>convenience stores found throughout UT</w:t>
      </w:r>
      <w:r w:rsidR="002F7042">
        <w:rPr>
          <w:rFonts w:ascii="Times New Roman" w:eastAsia="Times New Roman" w:hAnsi="Times New Roman" w:cs="Times New Roman"/>
          <w:color w:val="000000" w:themeColor="text1"/>
          <w:sz w:val="24"/>
          <w:szCs w:val="24"/>
        </w:rPr>
        <w:t>A</w:t>
      </w:r>
      <w:r w:rsidR="35D0B31F" w:rsidRPr="4F5D4F47">
        <w:rPr>
          <w:rFonts w:ascii="Times New Roman" w:eastAsia="Times New Roman" w:hAnsi="Times New Roman" w:cs="Times New Roman"/>
          <w:color w:val="000000" w:themeColor="text1"/>
          <w:sz w:val="24"/>
          <w:szCs w:val="24"/>
        </w:rPr>
        <w:t>.</w:t>
      </w:r>
    </w:p>
    <w:p w14:paraId="050211CA" w14:textId="51293AF5" w:rsidR="394CD670" w:rsidRPr="00A950D2" w:rsidRDefault="73286143" w:rsidP="002F7042">
      <w:pPr>
        <w:spacing w:line="480" w:lineRule="auto"/>
        <w:jc w:val="center"/>
        <w:rPr>
          <w:rFonts w:ascii="Times New Roman" w:eastAsia="Times New Roman" w:hAnsi="Times New Roman" w:cs="Times New Roman"/>
          <w:b/>
          <w:sz w:val="24"/>
          <w:szCs w:val="24"/>
        </w:rPr>
      </w:pPr>
      <w:r w:rsidRPr="658E18D6">
        <w:rPr>
          <w:rFonts w:ascii="Times New Roman" w:eastAsia="Times New Roman" w:hAnsi="Times New Roman" w:cs="Times New Roman"/>
          <w:b/>
          <w:sz w:val="24"/>
          <w:szCs w:val="24"/>
        </w:rPr>
        <w:lastRenderedPageBreak/>
        <w:t>Conclusion</w:t>
      </w:r>
    </w:p>
    <w:p w14:paraId="59CBB553" w14:textId="67B1E085" w:rsidR="2A7C4C2E" w:rsidRPr="00D320C1" w:rsidRDefault="500D0E85" w:rsidP="00D320C1">
      <w:pPr>
        <w:spacing w:line="480" w:lineRule="auto"/>
        <w:ind w:firstLine="720"/>
        <w:rPr>
          <w:rFonts w:ascii="Times New Roman" w:eastAsia="Times New Roman" w:hAnsi="Times New Roman" w:cs="Times New Roman"/>
          <w:color w:val="000000" w:themeColor="text1"/>
          <w:sz w:val="24"/>
          <w:szCs w:val="24"/>
        </w:rPr>
      </w:pPr>
      <w:r w:rsidRPr="2C15FB09">
        <w:rPr>
          <w:rFonts w:ascii="Times New Roman" w:eastAsia="Times New Roman" w:hAnsi="Times New Roman" w:cs="Times New Roman"/>
          <w:color w:val="000000" w:themeColor="text1"/>
          <w:sz w:val="24"/>
          <w:szCs w:val="24"/>
        </w:rPr>
        <w:t xml:space="preserve">After reflecting upon </w:t>
      </w:r>
      <w:r w:rsidR="001839ED">
        <w:rPr>
          <w:rFonts w:ascii="Times New Roman" w:eastAsia="Times New Roman" w:hAnsi="Times New Roman" w:cs="Times New Roman"/>
          <w:color w:val="000000" w:themeColor="text1"/>
          <w:sz w:val="24"/>
          <w:szCs w:val="24"/>
        </w:rPr>
        <w:t>t</w:t>
      </w:r>
      <w:r w:rsidRPr="2C15FB09">
        <w:rPr>
          <w:rFonts w:ascii="Times New Roman" w:eastAsia="Times New Roman" w:hAnsi="Times New Roman" w:cs="Times New Roman"/>
          <w:color w:val="000000" w:themeColor="text1"/>
          <w:sz w:val="24"/>
          <w:szCs w:val="24"/>
        </w:rPr>
        <w:t>he University of Texas at Arlington</w:t>
      </w:r>
      <w:r w:rsidR="001839ED">
        <w:rPr>
          <w:rFonts w:ascii="Times New Roman" w:eastAsia="Times New Roman" w:hAnsi="Times New Roman" w:cs="Times New Roman"/>
          <w:color w:val="000000" w:themeColor="text1"/>
          <w:sz w:val="24"/>
          <w:szCs w:val="24"/>
        </w:rPr>
        <w:t xml:space="preserve">’s </w:t>
      </w:r>
      <w:r w:rsidRPr="2C15FB09">
        <w:rPr>
          <w:rFonts w:ascii="Times New Roman" w:eastAsia="Times New Roman" w:hAnsi="Times New Roman" w:cs="Times New Roman"/>
          <w:color w:val="000000" w:themeColor="text1"/>
          <w:sz w:val="24"/>
          <w:szCs w:val="24"/>
        </w:rPr>
        <w:t>fresh food desert</w:t>
      </w:r>
      <w:r w:rsidR="001839ED">
        <w:rPr>
          <w:rFonts w:ascii="Times New Roman" w:eastAsia="Times New Roman" w:hAnsi="Times New Roman" w:cs="Times New Roman"/>
          <w:color w:val="000000" w:themeColor="text1"/>
          <w:sz w:val="24"/>
          <w:szCs w:val="24"/>
        </w:rPr>
        <w:t xml:space="preserve"> crisis</w:t>
      </w:r>
      <w:r w:rsidRPr="2C15FB09">
        <w:rPr>
          <w:rFonts w:ascii="Times New Roman" w:eastAsia="Times New Roman" w:hAnsi="Times New Roman" w:cs="Times New Roman"/>
          <w:color w:val="000000" w:themeColor="text1"/>
          <w:sz w:val="24"/>
          <w:szCs w:val="24"/>
        </w:rPr>
        <w:t xml:space="preserve">, we conducted research to address the benefits </w:t>
      </w:r>
      <w:r w:rsidR="00E4377D" w:rsidRPr="00E4377D">
        <w:rPr>
          <w:rFonts w:ascii="Times New Roman" w:eastAsia="Times New Roman" w:hAnsi="Times New Roman" w:cs="Times New Roman"/>
          <w:color w:val="000000" w:themeColor="text1"/>
          <w:sz w:val="24"/>
          <w:szCs w:val="24"/>
        </w:rPr>
        <w:t>and</w:t>
      </w:r>
      <w:r w:rsidRPr="2C15FB09">
        <w:rPr>
          <w:rFonts w:ascii="Times New Roman" w:eastAsia="Times New Roman" w:hAnsi="Times New Roman" w:cs="Times New Roman"/>
          <w:color w:val="000000" w:themeColor="text1"/>
          <w:sz w:val="24"/>
          <w:szCs w:val="24"/>
        </w:rPr>
        <w:t xml:space="preserve"> concerns</w:t>
      </w:r>
      <w:r w:rsidR="001839ED">
        <w:rPr>
          <w:rFonts w:ascii="Times New Roman" w:eastAsia="Times New Roman" w:hAnsi="Times New Roman" w:cs="Times New Roman"/>
          <w:color w:val="000000" w:themeColor="text1"/>
          <w:sz w:val="24"/>
          <w:szCs w:val="24"/>
        </w:rPr>
        <w:t xml:space="preserve"> of developing a campus garden</w:t>
      </w:r>
      <w:r w:rsidRPr="2C15FB09">
        <w:rPr>
          <w:rFonts w:ascii="Times New Roman" w:eastAsia="Times New Roman" w:hAnsi="Times New Roman" w:cs="Times New Roman"/>
          <w:color w:val="000000" w:themeColor="text1"/>
          <w:sz w:val="24"/>
          <w:szCs w:val="24"/>
        </w:rPr>
        <w:t>.</w:t>
      </w:r>
      <w:r w:rsidR="00DA028F">
        <w:rPr>
          <w:rFonts w:ascii="Times New Roman" w:eastAsia="Times New Roman" w:hAnsi="Times New Roman" w:cs="Times New Roman"/>
          <w:color w:val="000000" w:themeColor="text1"/>
          <w:sz w:val="24"/>
          <w:szCs w:val="24"/>
        </w:rPr>
        <w:t xml:space="preserve"> </w:t>
      </w:r>
      <w:r w:rsidR="001839ED">
        <w:rPr>
          <w:rFonts w:ascii="Times New Roman" w:eastAsia="Times New Roman" w:hAnsi="Times New Roman" w:cs="Times New Roman"/>
          <w:color w:val="000000" w:themeColor="text1"/>
          <w:sz w:val="24"/>
          <w:szCs w:val="24"/>
        </w:rPr>
        <w:t>Through interview</w:t>
      </w:r>
      <w:r w:rsidR="00DA028F">
        <w:rPr>
          <w:rFonts w:ascii="Times New Roman" w:eastAsia="Times New Roman" w:hAnsi="Times New Roman" w:cs="Times New Roman"/>
          <w:color w:val="000000" w:themeColor="text1"/>
          <w:sz w:val="24"/>
          <w:szCs w:val="24"/>
        </w:rPr>
        <w:t>s</w:t>
      </w:r>
      <w:r w:rsidR="001839ED">
        <w:rPr>
          <w:rFonts w:ascii="Times New Roman" w:eastAsia="Times New Roman" w:hAnsi="Times New Roman" w:cs="Times New Roman"/>
          <w:color w:val="000000" w:themeColor="text1"/>
          <w:sz w:val="24"/>
          <w:szCs w:val="24"/>
        </w:rPr>
        <w:t xml:space="preserve"> with campus organizations and staff</w:t>
      </w:r>
      <w:r w:rsidR="00DA028F">
        <w:rPr>
          <w:rFonts w:ascii="Times New Roman" w:eastAsia="Times New Roman" w:hAnsi="Times New Roman" w:cs="Times New Roman"/>
          <w:color w:val="000000" w:themeColor="text1"/>
          <w:sz w:val="24"/>
          <w:szCs w:val="24"/>
        </w:rPr>
        <w:t xml:space="preserve"> and public opinion polls</w:t>
      </w:r>
      <w:r w:rsidR="001839ED">
        <w:rPr>
          <w:rFonts w:ascii="Times New Roman" w:eastAsia="Times New Roman" w:hAnsi="Times New Roman" w:cs="Times New Roman"/>
          <w:color w:val="000000" w:themeColor="text1"/>
          <w:sz w:val="24"/>
          <w:szCs w:val="24"/>
        </w:rPr>
        <w:t>, we were able to highlight the importance of creating a</w:t>
      </w:r>
      <w:r w:rsidR="00DA028F">
        <w:rPr>
          <w:rFonts w:ascii="Times New Roman" w:eastAsia="Times New Roman" w:hAnsi="Times New Roman" w:cs="Times New Roman"/>
          <w:color w:val="000000" w:themeColor="text1"/>
          <w:sz w:val="24"/>
          <w:szCs w:val="24"/>
        </w:rPr>
        <w:t>n on-campus</w:t>
      </w:r>
      <w:r w:rsidR="001839ED">
        <w:rPr>
          <w:rFonts w:ascii="Times New Roman" w:eastAsia="Times New Roman" w:hAnsi="Times New Roman" w:cs="Times New Roman"/>
          <w:color w:val="000000" w:themeColor="text1"/>
          <w:sz w:val="24"/>
          <w:szCs w:val="24"/>
        </w:rPr>
        <w:t xml:space="preserve"> garden.</w:t>
      </w:r>
      <w:r w:rsidR="00DA028F">
        <w:rPr>
          <w:rFonts w:ascii="Times New Roman" w:eastAsia="Times New Roman" w:hAnsi="Times New Roman" w:cs="Times New Roman"/>
          <w:color w:val="000000" w:themeColor="text1"/>
          <w:sz w:val="24"/>
          <w:szCs w:val="24"/>
        </w:rPr>
        <w:t xml:space="preserve"> Of the staff interviewed, many were very interested in the idea of a garden being built on-campus and the impacts it would have on the student body. Likewise, students also expressed interest in the gardens </w:t>
      </w:r>
      <w:r w:rsidR="00D25B70">
        <w:rPr>
          <w:rFonts w:ascii="Times New Roman" w:eastAsia="Times New Roman" w:hAnsi="Times New Roman" w:cs="Times New Roman"/>
          <w:color w:val="000000" w:themeColor="text1"/>
          <w:sz w:val="24"/>
          <w:szCs w:val="24"/>
        </w:rPr>
        <w:t>in regard to</w:t>
      </w:r>
      <w:r w:rsidR="00DA028F">
        <w:rPr>
          <w:rFonts w:ascii="Times New Roman" w:eastAsia="Times New Roman" w:hAnsi="Times New Roman" w:cs="Times New Roman"/>
          <w:color w:val="000000" w:themeColor="text1"/>
          <w:sz w:val="24"/>
          <w:szCs w:val="24"/>
        </w:rPr>
        <w:t xml:space="preserve"> fresh produce and </w:t>
      </w:r>
      <w:r w:rsidR="00D320C1">
        <w:rPr>
          <w:rFonts w:ascii="Times New Roman" w:eastAsia="Times New Roman" w:hAnsi="Times New Roman" w:cs="Times New Roman"/>
          <w:color w:val="000000" w:themeColor="text1"/>
          <w:sz w:val="24"/>
          <w:szCs w:val="24"/>
        </w:rPr>
        <w:t xml:space="preserve">as a </w:t>
      </w:r>
      <w:r w:rsidR="00DA028F">
        <w:rPr>
          <w:rFonts w:ascii="Times New Roman" w:eastAsia="Times New Roman" w:hAnsi="Times New Roman" w:cs="Times New Roman"/>
          <w:color w:val="000000" w:themeColor="text1"/>
          <w:sz w:val="24"/>
          <w:szCs w:val="24"/>
        </w:rPr>
        <w:t>study space.</w:t>
      </w:r>
      <w:r w:rsidR="00D25B70">
        <w:rPr>
          <w:rFonts w:ascii="Times New Roman" w:eastAsia="Times New Roman" w:hAnsi="Times New Roman" w:cs="Times New Roman"/>
          <w:color w:val="000000" w:themeColor="text1"/>
          <w:sz w:val="24"/>
          <w:szCs w:val="24"/>
        </w:rPr>
        <w:t xml:space="preserve"> Additionally, the majority of students in the polls showed interest in volunteering at the gardens. </w:t>
      </w:r>
      <w:r w:rsidR="0007549F">
        <w:rPr>
          <w:rFonts w:ascii="Times New Roman" w:eastAsia="Times New Roman" w:hAnsi="Times New Roman" w:cs="Times New Roman"/>
          <w:color w:val="000000" w:themeColor="text1"/>
          <w:sz w:val="24"/>
          <w:szCs w:val="24"/>
        </w:rPr>
        <w:t xml:space="preserve">This garden and green space, while creating produce and volunteer opportunities, serves as a space to gather the UTA community. </w:t>
      </w:r>
      <w:r w:rsidR="00D320C1">
        <w:rPr>
          <w:rFonts w:ascii="Times New Roman" w:eastAsia="Times New Roman" w:hAnsi="Times New Roman" w:cs="Times New Roman"/>
          <w:color w:val="000000" w:themeColor="text1"/>
          <w:sz w:val="24"/>
          <w:szCs w:val="24"/>
        </w:rPr>
        <w:t xml:space="preserve">Having a </w:t>
      </w:r>
      <w:r w:rsidRPr="2C15FB09">
        <w:rPr>
          <w:rFonts w:ascii="Times New Roman" w:eastAsia="Times New Roman" w:hAnsi="Times New Roman" w:cs="Times New Roman"/>
          <w:color w:val="000000" w:themeColor="text1"/>
          <w:sz w:val="24"/>
          <w:szCs w:val="24"/>
        </w:rPr>
        <w:t>garden on our campus will bring endless benefits not only for our physical</w:t>
      </w:r>
      <w:r w:rsidR="00D320C1">
        <w:rPr>
          <w:rFonts w:ascii="Times New Roman" w:eastAsia="Times New Roman" w:hAnsi="Times New Roman" w:cs="Times New Roman"/>
          <w:color w:val="000000" w:themeColor="text1"/>
          <w:sz w:val="24"/>
          <w:szCs w:val="24"/>
        </w:rPr>
        <w:t xml:space="preserve"> health</w:t>
      </w:r>
      <w:r w:rsidRPr="2C15FB09">
        <w:rPr>
          <w:rFonts w:ascii="Times New Roman" w:eastAsia="Times New Roman" w:hAnsi="Times New Roman" w:cs="Times New Roman"/>
          <w:color w:val="000000" w:themeColor="text1"/>
          <w:sz w:val="24"/>
          <w:szCs w:val="24"/>
        </w:rPr>
        <w:t>, but our mental health as well</w:t>
      </w:r>
      <w:r w:rsidR="00D320C1">
        <w:rPr>
          <w:rFonts w:ascii="Times New Roman" w:eastAsia="Times New Roman" w:hAnsi="Times New Roman" w:cs="Times New Roman"/>
          <w:color w:val="000000" w:themeColor="text1"/>
          <w:sz w:val="24"/>
          <w:szCs w:val="24"/>
        </w:rPr>
        <w:t>.</w:t>
      </w:r>
      <w:r w:rsidRPr="2C15FB09">
        <w:rPr>
          <w:rFonts w:ascii="Times New Roman" w:eastAsia="Times New Roman" w:hAnsi="Times New Roman" w:cs="Times New Roman"/>
          <w:color w:val="000000" w:themeColor="text1"/>
          <w:sz w:val="24"/>
          <w:szCs w:val="24"/>
        </w:rPr>
        <w:t xml:space="preserve"> </w:t>
      </w:r>
      <w:r w:rsidR="00D320C1">
        <w:rPr>
          <w:rFonts w:ascii="Times New Roman" w:eastAsia="Times New Roman" w:hAnsi="Times New Roman" w:cs="Times New Roman"/>
          <w:color w:val="000000" w:themeColor="text1"/>
          <w:sz w:val="24"/>
          <w:szCs w:val="24"/>
        </w:rPr>
        <w:t>I</w:t>
      </w:r>
      <w:r w:rsidRPr="2C15FB09">
        <w:rPr>
          <w:rFonts w:ascii="Times New Roman" w:eastAsia="Times New Roman" w:hAnsi="Times New Roman" w:cs="Times New Roman"/>
          <w:color w:val="000000" w:themeColor="text1"/>
          <w:sz w:val="24"/>
          <w:szCs w:val="24"/>
        </w:rPr>
        <w:t>n the end</w:t>
      </w:r>
      <w:r w:rsidR="00E4377D" w:rsidRPr="00E4377D">
        <w:rPr>
          <w:rFonts w:ascii="Times New Roman" w:eastAsia="Times New Roman" w:hAnsi="Times New Roman" w:cs="Times New Roman"/>
          <w:color w:val="000000" w:themeColor="text1"/>
          <w:sz w:val="24"/>
          <w:szCs w:val="24"/>
        </w:rPr>
        <w:t>,</w:t>
      </w:r>
      <w:r w:rsidRPr="2C15FB09">
        <w:rPr>
          <w:rFonts w:ascii="Times New Roman" w:eastAsia="Times New Roman" w:hAnsi="Times New Roman" w:cs="Times New Roman"/>
          <w:color w:val="000000" w:themeColor="text1"/>
          <w:sz w:val="24"/>
          <w:szCs w:val="24"/>
        </w:rPr>
        <w:t xml:space="preserve"> </w:t>
      </w:r>
      <w:r w:rsidR="00D320C1">
        <w:rPr>
          <w:rFonts w:ascii="Times New Roman" w:eastAsia="Times New Roman" w:hAnsi="Times New Roman" w:cs="Times New Roman"/>
          <w:color w:val="000000" w:themeColor="text1"/>
          <w:sz w:val="24"/>
          <w:szCs w:val="24"/>
        </w:rPr>
        <w:t xml:space="preserve">this </w:t>
      </w:r>
      <w:r w:rsidRPr="2C15FB09">
        <w:rPr>
          <w:rFonts w:ascii="Times New Roman" w:eastAsia="Times New Roman" w:hAnsi="Times New Roman" w:cs="Times New Roman"/>
          <w:color w:val="000000" w:themeColor="text1"/>
          <w:sz w:val="24"/>
          <w:szCs w:val="24"/>
        </w:rPr>
        <w:t>will satisfy our primary goal, providing fresh produce to the UTA students</w:t>
      </w:r>
      <w:r w:rsidR="142B00E9" w:rsidRPr="2C15FB09">
        <w:rPr>
          <w:rFonts w:ascii="Times New Roman" w:eastAsia="Times New Roman" w:hAnsi="Times New Roman" w:cs="Times New Roman"/>
          <w:color w:val="000000" w:themeColor="text1"/>
          <w:sz w:val="24"/>
          <w:szCs w:val="24"/>
        </w:rPr>
        <w:t xml:space="preserve"> and faculty.</w:t>
      </w:r>
      <w:r w:rsidR="142B00E9" w:rsidRPr="2C15FB09">
        <w:rPr>
          <w:rFonts w:ascii="Arial" w:eastAsia="Arial" w:hAnsi="Arial" w:cs="Arial"/>
          <w:color w:val="000000" w:themeColor="text1"/>
        </w:rPr>
        <w:t xml:space="preserve"> </w:t>
      </w:r>
    </w:p>
    <w:p w14:paraId="16FCFE7A" w14:textId="1C1D166F" w:rsidR="2A7C4C2E" w:rsidRPr="00D54BA6" w:rsidRDefault="58BB9A42" w:rsidP="00877791">
      <w:pPr>
        <w:spacing w:line="480" w:lineRule="auto"/>
      </w:pPr>
      <w:r>
        <w:br/>
      </w:r>
    </w:p>
    <w:p w14:paraId="4B39EABE" w14:textId="28B1249D" w:rsidR="658E18D6" w:rsidRDefault="658E18D6" w:rsidP="00877791">
      <w:pPr>
        <w:spacing w:line="480" w:lineRule="auto"/>
        <w:rPr>
          <w:rFonts w:ascii="Times New Roman" w:eastAsia="Times New Roman" w:hAnsi="Times New Roman" w:cs="Times New Roman"/>
          <w:sz w:val="24"/>
          <w:szCs w:val="24"/>
        </w:rPr>
      </w:pPr>
    </w:p>
    <w:p w14:paraId="3087CE7B" w14:textId="57BD6DCC" w:rsidR="109F472B" w:rsidRPr="00A950D2" w:rsidRDefault="19996950" w:rsidP="00877791">
      <w:pPr>
        <w:spacing w:line="480" w:lineRule="auto"/>
        <w:jc w:val="center"/>
        <w:rPr>
          <w:rFonts w:ascii="Times New Roman" w:eastAsia="Times New Roman" w:hAnsi="Times New Roman" w:cs="Times New Roman"/>
          <w:sz w:val="24"/>
          <w:szCs w:val="24"/>
        </w:rPr>
      </w:pPr>
      <w:r>
        <w:br w:type="page"/>
      </w:r>
      <w:r w:rsidR="0394D875" w:rsidRPr="658E18D6">
        <w:rPr>
          <w:rFonts w:ascii="Times New Roman" w:eastAsia="Times New Roman" w:hAnsi="Times New Roman" w:cs="Times New Roman"/>
          <w:b/>
          <w:sz w:val="24"/>
          <w:szCs w:val="24"/>
        </w:rPr>
        <w:lastRenderedPageBreak/>
        <w:t xml:space="preserve">Works </w:t>
      </w:r>
      <w:r w:rsidR="5089DFA1" w:rsidRPr="658E18D6">
        <w:rPr>
          <w:rFonts w:ascii="Times New Roman" w:eastAsia="Times New Roman" w:hAnsi="Times New Roman" w:cs="Times New Roman"/>
          <w:b/>
          <w:bCs/>
          <w:sz w:val="24"/>
          <w:szCs w:val="24"/>
        </w:rPr>
        <w:t>C</w:t>
      </w:r>
      <w:r w:rsidR="0394D875" w:rsidRPr="658E18D6">
        <w:rPr>
          <w:rFonts w:ascii="Times New Roman" w:eastAsia="Times New Roman" w:hAnsi="Times New Roman" w:cs="Times New Roman"/>
          <w:b/>
          <w:bCs/>
          <w:sz w:val="24"/>
          <w:szCs w:val="24"/>
        </w:rPr>
        <w:t xml:space="preserve">ited </w:t>
      </w:r>
    </w:p>
    <w:p w14:paraId="14D4AC98" w14:textId="261E2C84" w:rsidR="33C0A77D" w:rsidRDefault="6A9188BF" w:rsidP="39C588EE">
      <w:pPr>
        <w:spacing w:line="480" w:lineRule="auto"/>
        <w:ind w:left="567" w:hanging="567"/>
        <w:rPr>
          <w:rFonts w:ascii="Times New Roman" w:eastAsia="Times New Roman" w:hAnsi="Times New Roman" w:cs="Times New Roman"/>
          <w:sz w:val="24"/>
          <w:szCs w:val="24"/>
        </w:rPr>
      </w:pPr>
      <w:r w:rsidRPr="24F41F44">
        <w:rPr>
          <w:rFonts w:ascii="Times New Roman" w:eastAsia="Times New Roman" w:hAnsi="Times New Roman" w:cs="Times New Roman"/>
          <w:sz w:val="24"/>
          <w:szCs w:val="24"/>
        </w:rPr>
        <w:t xml:space="preserve">Account, Admin. “The Ultimate Guide to Seasonal Gardening.” </w:t>
      </w:r>
      <w:r w:rsidRPr="24F41F44">
        <w:rPr>
          <w:rFonts w:ascii="Times New Roman" w:eastAsia="Times New Roman" w:hAnsi="Times New Roman" w:cs="Times New Roman"/>
          <w:i/>
          <w:iCs/>
          <w:sz w:val="24"/>
          <w:szCs w:val="24"/>
        </w:rPr>
        <w:t>Garden Goods Direct</w:t>
      </w:r>
      <w:r w:rsidRPr="24F41F44">
        <w:rPr>
          <w:rFonts w:ascii="Times New Roman" w:eastAsia="Times New Roman" w:hAnsi="Times New Roman" w:cs="Times New Roman"/>
          <w:sz w:val="24"/>
          <w:szCs w:val="24"/>
        </w:rPr>
        <w:t xml:space="preserve">, Garden Goods Direct, 8 Oct. </w:t>
      </w:r>
      <w:r w:rsidR="52AAD88A" w:rsidRPr="505D629B">
        <w:rPr>
          <w:rFonts w:ascii="Times New Roman" w:eastAsia="Times New Roman" w:hAnsi="Times New Roman" w:cs="Times New Roman"/>
          <w:sz w:val="24"/>
          <w:szCs w:val="24"/>
        </w:rPr>
        <w:t xml:space="preserve">2021, </w:t>
      </w:r>
      <w:hyperlink r:id="rId40">
        <w:r w:rsidR="14E2816B" w:rsidRPr="505D629B">
          <w:rPr>
            <w:rStyle w:val="Hyperlink"/>
            <w:rFonts w:ascii="Times New Roman" w:eastAsia="Times New Roman" w:hAnsi="Times New Roman" w:cs="Times New Roman"/>
            <w:sz w:val="24"/>
            <w:szCs w:val="24"/>
          </w:rPr>
          <w:t>https://www.</w:t>
        </w:r>
        <w:r w:rsidR="52AAD88A" w:rsidRPr="505D629B">
          <w:rPr>
            <w:rStyle w:val="Hyperlink"/>
            <w:rFonts w:ascii="Times New Roman" w:eastAsia="Times New Roman" w:hAnsi="Times New Roman" w:cs="Times New Roman"/>
            <w:sz w:val="24"/>
            <w:szCs w:val="24"/>
          </w:rPr>
          <w:t>gardengoodsdirect.com/blogs/news/ultimate-guide-to-seasonal-gardening</w:t>
        </w:r>
      </w:hyperlink>
      <w:r w:rsidR="52AAD88A" w:rsidRPr="505D629B">
        <w:rPr>
          <w:rFonts w:ascii="Times New Roman" w:eastAsia="Times New Roman" w:hAnsi="Times New Roman" w:cs="Times New Roman"/>
          <w:sz w:val="24"/>
          <w:szCs w:val="24"/>
        </w:rPr>
        <w:t>.</w:t>
      </w:r>
      <w:r w:rsidR="08FC64A1" w:rsidRPr="505D629B">
        <w:rPr>
          <w:rFonts w:ascii="Times New Roman" w:eastAsia="Times New Roman" w:hAnsi="Times New Roman" w:cs="Times New Roman"/>
          <w:sz w:val="24"/>
          <w:szCs w:val="24"/>
        </w:rPr>
        <w:t xml:space="preserve"> </w:t>
      </w:r>
    </w:p>
    <w:p w14:paraId="1849146C" w14:textId="579781F6" w:rsidR="004A40C8" w:rsidRDefault="004A40C8" w:rsidP="00877791">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t xml:space="preserve">“Asclepius Tuberosa.” </w:t>
      </w:r>
      <w:r w:rsidRPr="7BD82EF4">
        <w:rPr>
          <w:rFonts w:ascii="Times New Roman" w:eastAsia="Times New Roman" w:hAnsi="Times New Roman" w:cs="Times New Roman"/>
          <w:i/>
          <w:iCs/>
          <w:sz w:val="24"/>
          <w:szCs w:val="24"/>
        </w:rPr>
        <w:t>Consortium of Intermountain Herbaria</w:t>
      </w:r>
      <w:r w:rsidRPr="7BD82EF4">
        <w:rPr>
          <w:rFonts w:ascii="Times New Roman" w:eastAsia="Times New Roman" w:hAnsi="Times New Roman" w:cs="Times New Roman"/>
          <w:sz w:val="24"/>
          <w:szCs w:val="24"/>
        </w:rPr>
        <w:t xml:space="preserve">, </w:t>
      </w:r>
      <w:hyperlink r:id="rId41">
        <w:r w:rsidRPr="7BD82EF4">
          <w:rPr>
            <w:rStyle w:val="Hyperlink"/>
            <w:rFonts w:ascii="Times New Roman" w:eastAsia="Times New Roman" w:hAnsi="Times New Roman" w:cs="Times New Roman"/>
            <w:sz w:val="24"/>
            <w:szCs w:val="24"/>
          </w:rPr>
          <w:t>https://intermountainbiota.org/portal/taxa/index.php?taxon=3789&amp;clid=4230</w:t>
        </w:r>
      </w:hyperlink>
      <w:r w:rsidRPr="7BD82EF4">
        <w:rPr>
          <w:rFonts w:ascii="Times New Roman" w:eastAsia="Times New Roman" w:hAnsi="Times New Roman" w:cs="Times New Roman"/>
          <w:sz w:val="24"/>
          <w:szCs w:val="24"/>
        </w:rPr>
        <w:t xml:space="preserve">. </w:t>
      </w:r>
    </w:p>
    <w:p w14:paraId="090F12B4" w14:textId="3915F859" w:rsidR="3C8B353F" w:rsidRDefault="7003057D" w:rsidP="505D629B">
      <w:pPr>
        <w:spacing w:line="480" w:lineRule="auto"/>
        <w:ind w:left="567" w:hanging="567"/>
      </w:pPr>
      <w:r w:rsidRPr="3C8B353F">
        <w:rPr>
          <w:rFonts w:ascii="Times New Roman" w:eastAsia="Times New Roman" w:hAnsi="Times New Roman" w:cs="Times New Roman"/>
          <w:sz w:val="24"/>
          <w:szCs w:val="24"/>
        </w:rPr>
        <w:t xml:space="preserve">“The Benefits of Bees to Your Garden (When Well-Controlled).” </w:t>
      </w:r>
      <w:r w:rsidRPr="3C8B353F">
        <w:rPr>
          <w:rFonts w:ascii="Times New Roman" w:eastAsia="Times New Roman" w:hAnsi="Times New Roman" w:cs="Times New Roman"/>
          <w:i/>
          <w:iCs/>
          <w:sz w:val="24"/>
          <w:szCs w:val="24"/>
        </w:rPr>
        <w:t>JP Pest Services</w:t>
      </w:r>
      <w:r w:rsidRPr="3C8B353F">
        <w:rPr>
          <w:rFonts w:ascii="Times New Roman" w:eastAsia="Times New Roman" w:hAnsi="Times New Roman" w:cs="Times New Roman"/>
          <w:sz w:val="24"/>
          <w:szCs w:val="24"/>
        </w:rPr>
        <w:t xml:space="preserve">, 24 Aug. </w:t>
      </w:r>
      <w:r w:rsidRPr="76A57C74">
        <w:rPr>
          <w:rFonts w:ascii="Times New Roman" w:eastAsia="Times New Roman" w:hAnsi="Times New Roman" w:cs="Times New Roman"/>
          <w:sz w:val="24"/>
          <w:szCs w:val="24"/>
        </w:rPr>
        <w:t xml:space="preserve">2018, </w:t>
      </w:r>
      <w:hyperlink r:id="rId42">
        <w:r w:rsidRPr="76A57C74">
          <w:rPr>
            <w:rStyle w:val="Hyperlink"/>
            <w:rFonts w:ascii="Times New Roman" w:eastAsia="Times New Roman" w:hAnsi="Times New Roman" w:cs="Times New Roman"/>
            <w:sz w:val="24"/>
            <w:szCs w:val="24"/>
          </w:rPr>
          <w:t>www.jppestservices.com/blog/the-benefits-of-bees-to-your-garden-when-well-controlled</w:t>
        </w:r>
      </w:hyperlink>
      <w:r w:rsidRPr="76A57C74">
        <w:rPr>
          <w:rFonts w:ascii="Times New Roman" w:eastAsia="Times New Roman" w:hAnsi="Times New Roman" w:cs="Times New Roman"/>
          <w:sz w:val="24"/>
          <w:szCs w:val="24"/>
        </w:rPr>
        <w:t>.</w:t>
      </w:r>
    </w:p>
    <w:p w14:paraId="0D04EE0B" w14:textId="770443C8" w:rsidR="76A57C74" w:rsidRDefault="7003057D" w:rsidP="505D629B">
      <w:pPr>
        <w:spacing w:line="480" w:lineRule="auto"/>
        <w:ind w:left="567" w:hanging="567"/>
      </w:pPr>
      <w:r w:rsidRPr="78BAC92A">
        <w:rPr>
          <w:rFonts w:ascii="Times New Roman" w:eastAsia="Times New Roman" w:hAnsi="Times New Roman" w:cs="Times New Roman"/>
          <w:sz w:val="24"/>
          <w:szCs w:val="24"/>
        </w:rPr>
        <w:t xml:space="preserve">BobVila.com. “10 Ways to Weather-Proof Your Garden.” </w:t>
      </w:r>
      <w:r w:rsidRPr="78BAC92A">
        <w:rPr>
          <w:rFonts w:ascii="Times New Roman" w:eastAsia="Times New Roman" w:hAnsi="Times New Roman" w:cs="Times New Roman"/>
          <w:i/>
          <w:iCs/>
          <w:sz w:val="24"/>
          <w:szCs w:val="24"/>
        </w:rPr>
        <w:t>Bob Vila</w:t>
      </w:r>
      <w:r w:rsidRPr="78BAC92A">
        <w:rPr>
          <w:rFonts w:ascii="Times New Roman" w:eastAsia="Times New Roman" w:hAnsi="Times New Roman" w:cs="Times New Roman"/>
          <w:sz w:val="24"/>
          <w:szCs w:val="24"/>
        </w:rPr>
        <w:t xml:space="preserve">, Bobvila.com, 31 Mar. </w:t>
      </w:r>
      <w:r w:rsidR="025418AA" w:rsidRPr="505D629B">
        <w:rPr>
          <w:rFonts w:ascii="Times New Roman" w:eastAsia="Times New Roman" w:hAnsi="Times New Roman" w:cs="Times New Roman"/>
          <w:sz w:val="24"/>
          <w:szCs w:val="24"/>
        </w:rPr>
        <w:t xml:space="preserve">2017, </w:t>
      </w:r>
      <w:r w:rsidR="025418AA" w:rsidRPr="505D629B">
        <w:rPr>
          <w:rStyle w:val="Hyperlink"/>
          <w:rFonts w:ascii="Times New Roman" w:eastAsia="Times New Roman" w:hAnsi="Times New Roman" w:cs="Times New Roman"/>
          <w:sz w:val="24"/>
          <w:szCs w:val="24"/>
        </w:rPr>
        <w:t>www.bobvila.com/slideshow/10-ways-to-weather-proof-your-garden-50980</w:t>
      </w:r>
      <w:r w:rsidR="025418AA" w:rsidRPr="505D629B">
        <w:rPr>
          <w:rFonts w:ascii="Times New Roman" w:eastAsia="Times New Roman" w:hAnsi="Times New Roman" w:cs="Times New Roman"/>
          <w:sz w:val="24"/>
          <w:szCs w:val="24"/>
        </w:rPr>
        <w:t>.</w:t>
      </w:r>
    </w:p>
    <w:p w14:paraId="1C32851C" w14:textId="653D127E" w:rsidR="008D675F" w:rsidRPr="00D4436E" w:rsidRDefault="008D675F" w:rsidP="00D4436E">
      <w:pPr>
        <w:spacing w:before="240" w:after="240" w:line="480" w:lineRule="auto"/>
        <w:ind w:left="720" w:hanging="720"/>
        <w:rPr>
          <w:rFonts w:ascii="Times New Roman" w:eastAsia="Times New Roman" w:hAnsi="Times New Roman" w:cs="Times New Roman"/>
          <w:color w:val="000000"/>
          <w:sz w:val="24"/>
          <w:szCs w:val="24"/>
        </w:rPr>
      </w:pPr>
      <w:r w:rsidRPr="008D675F">
        <w:rPr>
          <w:rFonts w:ascii="Times New Roman" w:eastAsia="Times New Roman" w:hAnsi="Times New Roman" w:cs="Times New Roman"/>
          <w:color w:val="000000" w:themeColor="text1"/>
          <w:sz w:val="24"/>
          <w:szCs w:val="24"/>
        </w:rPr>
        <w:t xml:space="preserve">“Butterfly Garden Certification Program.” </w:t>
      </w:r>
      <w:r w:rsidR="71408106" w:rsidRPr="505D629B">
        <w:rPr>
          <w:rFonts w:ascii="Times New Roman" w:eastAsia="Times New Roman" w:hAnsi="Times New Roman" w:cs="Times New Roman"/>
          <w:i/>
          <w:iCs/>
          <w:color w:val="000000" w:themeColor="text1"/>
          <w:sz w:val="24"/>
          <w:szCs w:val="24"/>
        </w:rPr>
        <w:t>North American Butterfly Association</w:t>
      </w:r>
      <w:r w:rsidR="71408106" w:rsidRPr="505D629B">
        <w:rPr>
          <w:rFonts w:ascii="Times New Roman" w:eastAsia="Times New Roman" w:hAnsi="Times New Roman" w:cs="Times New Roman"/>
          <w:color w:val="000000" w:themeColor="text1"/>
          <w:sz w:val="24"/>
          <w:szCs w:val="24"/>
        </w:rPr>
        <w:t xml:space="preserve">, 1 July 2019, </w:t>
      </w:r>
      <w:hyperlink r:id="rId43">
        <w:r w:rsidR="5D2339B4" w:rsidRPr="505D629B">
          <w:rPr>
            <w:rStyle w:val="Hyperlink"/>
            <w:rFonts w:ascii="Times New Roman" w:eastAsia="Times New Roman" w:hAnsi="Times New Roman" w:cs="Times New Roman"/>
            <w:sz w:val="24"/>
            <w:szCs w:val="24"/>
          </w:rPr>
          <w:t>https://www.</w:t>
        </w:r>
        <w:r w:rsidR="71408106" w:rsidRPr="505D629B">
          <w:rPr>
            <w:rStyle w:val="Hyperlink"/>
            <w:rFonts w:ascii="Times New Roman" w:eastAsia="Times New Roman" w:hAnsi="Times New Roman" w:cs="Times New Roman"/>
            <w:sz w:val="24"/>
            <w:szCs w:val="24"/>
          </w:rPr>
          <w:t>nababutterfly.com/butterfly-garden-certification-program/</w:t>
        </w:r>
      </w:hyperlink>
      <w:r w:rsidR="6433B6B2" w:rsidRPr="505D629B">
        <w:rPr>
          <w:rFonts w:ascii="Times New Roman" w:eastAsia="Times New Roman" w:hAnsi="Times New Roman" w:cs="Times New Roman"/>
          <w:sz w:val="24"/>
          <w:szCs w:val="24"/>
        </w:rPr>
        <w:t xml:space="preserve">. </w:t>
      </w:r>
    </w:p>
    <w:p w14:paraId="524616B7" w14:textId="3D6EF89D" w:rsidR="008130E6" w:rsidRPr="008D675F" w:rsidRDefault="008130E6" w:rsidP="00D4436E">
      <w:pPr>
        <w:spacing w:before="240" w:after="240" w:line="480" w:lineRule="auto"/>
        <w:ind w:left="720" w:hanging="720"/>
        <w:rPr>
          <w:rFonts w:ascii="Times New Roman" w:hAnsi="Times New Roman" w:cs="Times New Roman"/>
          <w:color w:val="000000" w:themeColor="text1"/>
          <w:sz w:val="24"/>
          <w:szCs w:val="24"/>
        </w:rPr>
      </w:pPr>
      <w:r w:rsidRPr="505D629B">
        <w:rPr>
          <w:rFonts w:ascii="Times New Roman" w:hAnsi="Times New Roman" w:cs="Times New Roman"/>
          <w:color w:val="000000" w:themeColor="text1"/>
          <w:sz w:val="24"/>
          <w:szCs w:val="24"/>
        </w:rPr>
        <w:t xml:space="preserve">“Butterfly Gardening Guide.” </w:t>
      </w:r>
      <w:r w:rsidR="565B8F68" w:rsidRPr="505D629B">
        <w:rPr>
          <w:rFonts w:ascii="Times New Roman" w:hAnsi="Times New Roman" w:cs="Times New Roman"/>
          <w:i/>
          <w:iCs/>
          <w:color w:val="000000" w:themeColor="text1"/>
          <w:sz w:val="24"/>
          <w:szCs w:val="24"/>
        </w:rPr>
        <w:t>Texas Discovery Gardens</w:t>
      </w:r>
      <w:r w:rsidR="565B8F68" w:rsidRPr="505D629B">
        <w:rPr>
          <w:rFonts w:ascii="Times New Roman" w:hAnsi="Times New Roman" w:cs="Times New Roman"/>
          <w:color w:val="000000" w:themeColor="text1"/>
          <w:sz w:val="24"/>
          <w:szCs w:val="24"/>
        </w:rPr>
        <w:t xml:space="preserve">, </w:t>
      </w:r>
      <w:hyperlink r:id="rId44">
        <w:r w:rsidR="7BBEB54E" w:rsidRPr="505D629B">
          <w:rPr>
            <w:rStyle w:val="Hyperlink"/>
            <w:rFonts w:ascii="Times New Roman" w:hAnsi="Times New Roman" w:cs="Times New Roman"/>
            <w:sz w:val="24"/>
            <w:szCs w:val="24"/>
          </w:rPr>
          <w:t>https://www.</w:t>
        </w:r>
        <w:r w:rsidR="565B8F68" w:rsidRPr="505D629B">
          <w:rPr>
            <w:rStyle w:val="Hyperlink"/>
            <w:rFonts w:ascii="Times New Roman" w:hAnsi="Times New Roman" w:cs="Times New Roman"/>
            <w:sz w:val="24"/>
            <w:szCs w:val="24"/>
          </w:rPr>
          <w:t>txdg.org/butterfly-garden</w:t>
        </w:r>
      </w:hyperlink>
      <w:r w:rsidR="565B8F68" w:rsidRPr="505D629B">
        <w:rPr>
          <w:rFonts w:ascii="Times New Roman" w:hAnsi="Times New Roman" w:cs="Times New Roman"/>
          <w:color w:val="000000" w:themeColor="text1"/>
          <w:sz w:val="24"/>
          <w:szCs w:val="24"/>
        </w:rPr>
        <w:t>.</w:t>
      </w:r>
    </w:p>
    <w:p w14:paraId="10A78841"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“The Carbon Cycle.” </w:t>
      </w:r>
      <w:r w:rsidRPr="7BD82EF4">
        <w:rPr>
          <w:rFonts w:ascii="Times New Roman" w:eastAsia="Times New Roman" w:hAnsi="Times New Roman" w:cs="Times New Roman"/>
          <w:i/>
          <w:iCs/>
          <w:sz w:val="24"/>
          <w:szCs w:val="24"/>
        </w:rPr>
        <w:t>NASA</w:t>
      </w:r>
      <w:r w:rsidRPr="7BD82EF4">
        <w:rPr>
          <w:rFonts w:ascii="Times New Roman" w:eastAsia="Times New Roman" w:hAnsi="Times New Roman" w:cs="Times New Roman"/>
          <w:sz w:val="24"/>
          <w:szCs w:val="24"/>
        </w:rPr>
        <w:t xml:space="preserve">, NASA, 16 June 2011, </w:t>
      </w:r>
      <w:hyperlink r:id="rId45">
        <w:r w:rsidRPr="7BD82EF4">
          <w:rPr>
            <w:rStyle w:val="Hyperlink"/>
            <w:rFonts w:ascii="Times New Roman" w:eastAsia="Times New Roman" w:hAnsi="Times New Roman" w:cs="Times New Roman"/>
            <w:sz w:val="24"/>
            <w:szCs w:val="24"/>
          </w:rPr>
          <w:t>https://earthobservatory.nasa.gov/features/CarbonCycle/page5.php</w:t>
        </w:r>
      </w:hyperlink>
      <w:r w:rsidRPr="7BD82EF4">
        <w:rPr>
          <w:rFonts w:ascii="Times New Roman" w:eastAsia="Times New Roman" w:hAnsi="Times New Roman" w:cs="Times New Roman"/>
          <w:sz w:val="24"/>
          <w:szCs w:val="24"/>
        </w:rPr>
        <w:t xml:space="preserve">. </w:t>
      </w:r>
    </w:p>
    <w:p w14:paraId="1EA44427" w14:textId="72CEF4A4" w:rsidR="009457D9" w:rsidRPr="009457D9" w:rsidRDefault="004A40C8" w:rsidP="009457D9">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t xml:space="preserve">ClientEarth Communications. “What Is a Carbon Sink?” </w:t>
      </w:r>
      <w:r w:rsidRPr="7BD82EF4">
        <w:rPr>
          <w:rFonts w:ascii="Times New Roman" w:eastAsia="Times New Roman" w:hAnsi="Times New Roman" w:cs="Times New Roman"/>
          <w:i/>
          <w:iCs/>
          <w:sz w:val="24"/>
          <w:szCs w:val="24"/>
        </w:rPr>
        <w:t>ClientEarth</w:t>
      </w:r>
      <w:r w:rsidRPr="7BD82EF4">
        <w:rPr>
          <w:rFonts w:ascii="Times New Roman" w:eastAsia="Times New Roman" w:hAnsi="Times New Roman" w:cs="Times New Roman"/>
          <w:sz w:val="24"/>
          <w:szCs w:val="24"/>
        </w:rPr>
        <w:t xml:space="preserve">, 22 Dec. 2020, </w:t>
      </w:r>
      <w:hyperlink r:id="rId46">
        <w:r w:rsidRPr="7BD82EF4">
          <w:rPr>
            <w:rStyle w:val="Hyperlink"/>
            <w:rFonts w:ascii="Times New Roman" w:eastAsia="Times New Roman" w:hAnsi="Times New Roman" w:cs="Times New Roman"/>
            <w:sz w:val="24"/>
            <w:szCs w:val="24"/>
          </w:rPr>
          <w:t>https://www.clientearth.org/latest/latest-updates/stories/what-is-a-carbon-sink/</w:t>
        </w:r>
      </w:hyperlink>
      <w:r w:rsidRPr="7BD82EF4">
        <w:rPr>
          <w:rFonts w:ascii="Times New Roman" w:eastAsia="Times New Roman" w:hAnsi="Times New Roman" w:cs="Times New Roman"/>
          <w:sz w:val="24"/>
          <w:szCs w:val="24"/>
        </w:rPr>
        <w:t xml:space="preserve">. </w:t>
      </w:r>
    </w:p>
    <w:p w14:paraId="428E5E56" w14:textId="50F43D42" w:rsidR="004A40C8" w:rsidRDefault="004A40C8" w:rsidP="00877791">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lastRenderedPageBreak/>
        <w:t xml:space="preserve">“College Park District at the University of Texas at Arlington.” </w:t>
      </w:r>
      <w:r w:rsidRPr="7BD82EF4">
        <w:rPr>
          <w:rFonts w:ascii="Times New Roman" w:eastAsia="Times New Roman" w:hAnsi="Times New Roman" w:cs="Times New Roman"/>
          <w:i/>
          <w:iCs/>
          <w:sz w:val="24"/>
          <w:szCs w:val="24"/>
        </w:rPr>
        <w:t>Parking - College Park District - The University of Texas at Arlington</w:t>
      </w:r>
      <w:r w:rsidRPr="7BD82EF4">
        <w:rPr>
          <w:rFonts w:ascii="Times New Roman" w:eastAsia="Times New Roman" w:hAnsi="Times New Roman" w:cs="Times New Roman"/>
          <w:sz w:val="24"/>
          <w:szCs w:val="24"/>
        </w:rPr>
        <w:t xml:space="preserve">, </w:t>
      </w:r>
      <w:hyperlink r:id="rId47">
        <w:r w:rsidRPr="7BD82EF4">
          <w:rPr>
            <w:rStyle w:val="Hyperlink"/>
            <w:rFonts w:ascii="Times New Roman" w:eastAsia="Times New Roman" w:hAnsi="Times New Roman" w:cs="Times New Roman"/>
            <w:sz w:val="24"/>
            <w:szCs w:val="24"/>
          </w:rPr>
          <w:t>https://www.uta.edu/collegeparkdistrict/parking/index.php</w:t>
        </w:r>
      </w:hyperlink>
      <w:r w:rsidRPr="7BD82EF4">
        <w:rPr>
          <w:rFonts w:ascii="Times New Roman" w:eastAsia="Times New Roman" w:hAnsi="Times New Roman" w:cs="Times New Roman"/>
          <w:sz w:val="24"/>
          <w:szCs w:val="24"/>
        </w:rPr>
        <w:t xml:space="preserve">. </w:t>
      </w:r>
    </w:p>
    <w:p w14:paraId="01FAB6CF" w14:textId="0DA549DC" w:rsidR="009457D9" w:rsidRPr="009457D9" w:rsidRDefault="009457D9" w:rsidP="00877791">
      <w:pPr>
        <w:spacing w:line="480" w:lineRule="auto"/>
        <w:ind w:left="567" w:hanging="567"/>
        <w:rPr>
          <w:rFonts w:ascii="Times New Roman" w:hAnsi="Times New Roman" w:cs="Times New Roman"/>
          <w:sz w:val="24"/>
          <w:szCs w:val="24"/>
        </w:rPr>
      </w:pPr>
      <w:r w:rsidRPr="505D629B">
        <w:rPr>
          <w:rFonts w:ascii="Times New Roman" w:hAnsi="Times New Roman" w:cs="Times New Roman"/>
          <w:color w:val="000000" w:themeColor="text1"/>
          <w:sz w:val="24"/>
          <w:szCs w:val="24"/>
        </w:rPr>
        <w:t xml:space="preserve">Collins, Nancy. “Enticing North Texas Butterflies to Your Yard.” </w:t>
      </w:r>
      <w:r w:rsidRPr="7F3487EA">
        <w:rPr>
          <w:rFonts w:ascii="Times New Roman" w:hAnsi="Times New Roman" w:cs="Times New Roman"/>
          <w:i/>
          <w:color w:val="000000" w:themeColor="text1"/>
          <w:sz w:val="24"/>
          <w:szCs w:val="24"/>
        </w:rPr>
        <w:t>Texas Master Naturalist - Elm Fork Chapter</w:t>
      </w:r>
      <w:r w:rsidRPr="505D629B">
        <w:rPr>
          <w:rFonts w:ascii="Times New Roman" w:hAnsi="Times New Roman" w:cs="Times New Roman"/>
          <w:color w:val="000000" w:themeColor="text1"/>
          <w:sz w:val="24"/>
          <w:szCs w:val="24"/>
        </w:rPr>
        <w:t xml:space="preserve">, 2021, </w:t>
      </w:r>
      <w:hyperlink r:id="rId48">
        <w:r w:rsidR="72D76216" w:rsidRPr="505D629B">
          <w:rPr>
            <w:rStyle w:val="Hyperlink"/>
            <w:rFonts w:ascii="Times New Roman" w:hAnsi="Times New Roman" w:cs="Times New Roman"/>
            <w:sz w:val="24"/>
            <w:szCs w:val="24"/>
          </w:rPr>
          <w:t>https://www.</w:t>
        </w:r>
        <w:r w:rsidR="4889E5F9" w:rsidRPr="505D629B">
          <w:rPr>
            <w:rStyle w:val="Hyperlink"/>
            <w:rFonts w:ascii="Times New Roman" w:hAnsi="Times New Roman" w:cs="Times New Roman"/>
            <w:sz w:val="24"/>
            <w:szCs w:val="24"/>
          </w:rPr>
          <w:t>txmn.org/elmfork/enticing-north-texas-butterflies/</w:t>
        </w:r>
      </w:hyperlink>
      <w:r w:rsidR="4889E5F9" w:rsidRPr="505D629B">
        <w:rPr>
          <w:rFonts w:ascii="Times New Roman" w:hAnsi="Times New Roman" w:cs="Times New Roman"/>
          <w:color w:val="000000" w:themeColor="text1"/>
          <w:sz w:val="24"/>
          <w:szCs w:val="24"/>
        </w:rPr>
        <w:t>.</w:t>
      </w:r>
      <w:r w:rsidR="509561BD" w:rsidRPr="505D629B">
        <w:rPr>
          <w:rFonts w:ascii="Times New Roman" w:hAnsi="Times New Roman" w:cs="Times New Roman"/>
          <w:color w:val="000000" w:themeColor="text1"/>
          <w:sz w:val="24"/>
          <w:szCs w:val="24"/>
        </w:rPr>
        <w:t xml:space="preserve"> </w:t>
      </w:r>
    </w:p>
    <w:p w14:paraId="2D7EE56E" w14:textId="55A14D85"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The Columbus Dispatch. “Plant Primer: Blue Mistflower Offers Color throughout the Seasons.” </w:t>
      </w:r>
      <w:r w:rsidRPr="7BD82EF4">
        <w:rPr>
          <w:rFonts w:ascii="Times New Roman" w:eastAsia="Times New Roman" w:hAnsi="Times New Roman" w:cs="Times New Roman"/>
          <w:i/>
          <w:iCs/>
          <w:sz w:val="24"/>
          <w:szCs w:val="24"/>
        </w:rPr>
        <w:t>The Columbus Dispatch</w:t>
      </w:r>
      <w:r w:rsidRPr="7BD82EF4">
        <w:rPr>
          <w:rFonts w:ascii="Times New Roman" w:eastAsia="Times New Roman" w:hAnsi="Times New Roman" w:cs="Times New Roman"/>
          <w:sz w:val="24"/>
          <w:szCs w:val="24"/>
        </w:rPr>
        <w:t xml:space="preserve">, The Columbus Dispatch, 19 Sept. 2021, </w:t>
      </w:r>
      <w:hyperlink r:id="rId49">
        <w:r w:rsidRPr="7BD82EF4">
          <w:rPr>
            <w:rStyle w:val="Hyperlink"/>
            <w:rFonts w:ascii="Times New Roman" w:eastAsia="Times New Roman" w:hAnsi="Times New Roman" w:cs="Times New Roman"/>
            <w:sz w:val="24"/>
            <w:szCs w:val="24"/>
          </w:rPr>
          <w:t>https://www.dispatch.com/story/lifestyle/2021/09/19/blue-mistflower-fall-blooming-perennial-offers-color-year-round/8310319002/</w:t>
        </w:r>
      </w:hyperlink>
      <w:r w:rsidRPr="7BD82EF4">
        <w:rPr>
          <w:rFonts w:ascii="Times New Roman" w:eastAsia="Times New Roman" w:hAnsi="Times New Roman" w:cs="Times New Roman"/>
          <w:sz w:val="24"/>
          <w:szCs w:val="24"/>
        </w:rPr>
        <w:t xml:space="preserve">. </w:t>
      </w:r>
    </w:p>
    <w:p w14:paraId="5E6905B1"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“Crops Guides - Small Acreage Horticultural Crops Small Acreage Horticultural Crops.” </w:t>
      </w:r>
      <w:r w:rsidRPr="7BD82EF4">
        <w:rPr>
          <w:rFonts w:ascii="Times New Roman" w:eastAsia="Times New Roman" w:hAnsi="Times New Roman" w:cs="Times New Roman"/>
          <w:i/>
          <w:iCs/>
          <w:sz w:val="24"/>
          <w:szCs w:val="24"/>
        </w:rPr>
        <w:t>Aggie Horticulture®</w:t>
      </w:r>
      <w:r w:rsidRPr="7BD82EF4">
        <w:rPr>
          <w:rFonts w:ascii="Times New Roman" w:eastAsia="Times New Roman" w:hAnsi="Times New Roman" w:cs="Times New Roman"/>
          <w:sz w:val="24"/>
          <w:szCs w:val="24"/>
        </w:rPr>
        <w:t xml:space="preserve">, </w:t>
      </w:r>
      <w:hyperlink r:id="rId50">
        <w:r w:rsidRPr="7BD82EF4">
          <w:rPr>
            <w:rStyle w:val="Hyperlink"/>
            <w:rFonts w:ascii="Times New Roman" w:eastAsia="Times New Roman" w:hAnsi="Times New Roman" w:cs="Times New Roman"/>
            <w:sz w:val="24"/>
            <w:szCs w:val="24"/>
          </w:rPr>
          <w:t>https://aggie-horticulture.tamu.edu/smallacreage/crops-guides/</w:t>
        </w:r>
      </w:hyperlink>
      <w:r w:rsidRPr="7BD82EF4">
        <w:rPr>
          <w:rFonts w:ascii="Times New Roman" w:eastAsia="Times New Roman" w:hAnsi="Times New Roman" w:cs="Times New Roman"/>
          <w:sz w:val="24"/>
          <w:szCs w:val="24"/>
        </w:rPr>
        <w:t xml:space="preserve">. </w:t>
      </w:r>
    </w:p>
    <w:p w14:paraId="2B8D7E68"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Curell, Christina. “Mustard as a Cover Crop.” </w:t>
      </w:r>
      <w:r w:rsidRPr="7BD82EF4">
        <w:rPr>
          <w:rFonts w:ascii="Times New Roman" w:eastAsia="Times New Roman" w:hAnsi="Times New Roman" w:cs="Times New Roman"/>
          <w:i/>
          <w:iCs/>
          <w:sz w:val="24"/>
          <w:szCs w:val="24"/>
        </w:rPr>
        <w:t>MSU Extension</w:t>
      </w:r>
      <w:r w:rsidRPr="7BD82EF4">
        <w:rPr>
          <w:rFonts w:ascii="Times New Roman" w:eastAsia="Times New Roman" w:hAnsi="Times New Roman" w:cs="Times New Roman"/>
          <w:sz w:val="24"/>
          <w:szCs w:val="24"/>
        </w:rPr>
        <w:t xml:space="preserve">, 29 July 2021, </w:t>
      </w:r>
      <w:hyperlink r:id="rId51">
        <w:r w:rsidRPr="7BD82EF4">
          <w:rPr>
            <w:rStyle w:val="Hyperlink"/>
            <w:rFonts w:ascii="Times New Roman" w:eastAsia="Times New Roman" w:hAnsi="Times New Roman" w:cs="Times New Roman"/>
            <w:sz w:val="24"/>
            <w:szCs w:val="24"/>
          </w:rPr>
          <w:t>https://www.canr.msu.edu/news/mustard_as_a_cover_crop</w:t>
        </w:r>
      </w:hyperlink>
      <w:r w:rsidRPr="7BD82EF4">
        <w:rPr>
          <w:rFonts w:ascii="Times New Roman" w:eastAsia="Times New Roman" w:hAnsi="Times New Roman" w:cs="Times New Roman"/>
          <w:sz w:val="24"/>
          <w:szCs w:val="24"/>
        </w:rPr>
        <w:t xml:space="preserve">. </w:t>
      </w:r>
    </w:p>
    <w:p w14:paraId="4CF810A7"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DeannaCat. “6 Ways to Protect Garden Plants in a Heat Wave ~ Homestead and Chill.” </w:t>
      </w:r>
      <w:r w:rsidRPr="7BD82EF4">
        <w:rPr>
          <w:rFonts w:ascii="Times New Roman" w:eastAsia="Times New Roman" w:hAnsi="Times New Roman" w:cs="Times New Roman"/>
          <w:i/>
          <w:iCs/>
          <w:sz w:val="24"/>
          <w:szCs w:val="24"/>
        </w:rPr>
        <w:t>Homestead and Chill</w:t>
      </w:r>
      <w:r w:rsidRPr="7BD82EF4">
        <w:rPr>
          <w:rFonts w:ascii="Times New Roman" w:eastAsia="Times New Roman" w:hAnsi="Times New Roman" w:cs="Times New Roman"/>
          <w:sz w:val="24"/>
          <w:szCs w:val="24"/>
        </w:rPr>
        <w:t xml:space="preserve">, 16 June 2021, </w:t>
      </w:r>
      <w:hyperlink r:id="rId52">
        <w:r w:rsidRPr="7BD82EF4">
          <w:rPr>
            <w:rStyle w:val="Hyperlink"/>
            <w:rFonts w:ascii="Times New Roman" w:eastAsia="Times New Roman" w:hAnsi="Times New Roman" w:cs="Times New Roman"/>
            <w:sz w:val="24"/>
            <w:szCs w:val="24"/>
          </w:rPr>
          <w:t>https://homesteadandchill.com/protect-garden-heat-wave/</w:t>
        </w:r>
      </w:hyperlink>
      <w:r w:rsidRPr="7BD82EF4">
        <w:rPr>
          <w:rFonts w:ascii="Times New Roman" w:eastAsia="Times New Roman" w:hAnsi="Times New Roman" w:cs="Times New Roman"/>
          <w:sz w:val="24"/>
          <w:szCs w:val="24"/>
        </w:rPr>
        <w:t xml:space="preserve">. </w:t>
      </w:r>
    </w:p>
    <w:p w14:paraId="29475948" w14:textId="4192AF7A"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DeMuro, Katie. “The Many Benefits of Community Gardens.” </w:t>
      </w:r>
      <w:r w:rsidRPr="7BD82EF4">
        <w:rPr>
          <w:rFonts w:ascii="Times New Roman" w:eastAsia="Times New Roman" w:hAnsi="Times New Roman" w:cs="Times New Roman"/>
          <w:i/>
          <w:iCs/>
          <w:sz w:val="24"/>
          <w:szCs w:val="24"/>
        </w:rPr>
        <w:t>Greenleaf Communities</w:t>
      </w:r>
      <w:r w:rsidRPr="7BD82EF4">
        <w:rPr>
          <w:rFonts w:ascii="Times New Roman" w:eastAsia="Times New Roman" w:hAnsi="Times New Roman" w:cs="Times New Roman"/>
          <w:sz w:val="24"/>
          <w:szCs w:val="24"/>
        </w:rPr>
        <w:t xml:space="preserve">, 30 Apr. 2021, </w:t>
      </w:r>
      <w:hyperlink r:id="rId53">
        <w:r w:rsidRPr="7BD82EF4">
          <w:rPr>
            <w:rStyle w:val="Hyperlink"/>
            <w:rFonts w:ascii="Times New Roman" w:eastAsia="Times New Roman" w:hAnsi="Times New Roman" w:cs="Times New Roman"/>
            <w:sz w:val="24"/>
            <w:szCs w:val="24"/>
          </w:rPr>
          <w:t>https://greenleafcommunities.org/the-many-benefits-of-community-gardens/</w:t>
        </w:r>
      </w:hyperlink>
      <w:r w:rsidRPr="7BD82EF4">
        <w:rPr>
          <w:rFonts w:ascii="Times New Roman" w:eastAsia="Times New Roman" w:hAnsi="Times New Roman" w:cs="Times New Roman"/>
          <w:sz w:val="24"/>
          <w:szCs w:val="24"/>
        </w:rPr>
        <w:t xml:space="preserve">. </w:t>
      </w:r>
    </w:p>
    <w:p w14:paraId="71E1B5C0" w14:textId="4C3E9FD2" w:rsidR="01C3A72B" w:rsidRPr="00D54BA6" w:rsidRDefault="0DF5FA35" w:rsidP="00877791">
      <w:pPr>
        <w:spacing w:line="480" w:lineRule="auto"/>
        <w:ind w:left="567" w:hanging="567"/>
        <w:rPr>
          <w:rFonts w:ascii="Times New Roman" w:hAnsi="Times New Roman" w:cs="Times New Roman"/>
          <w:sz w:val="24"/>
          <w:szCs w:val="24"/>
        </w:rPr>
      </w:pPr>
      <w:r w:rsidRPr="01C3A72B">
        <w:rPr>
          <w:rFonts w:ascii="Times New Roman" w:eastAsia="Times New Roman" w:hAnsi="Times New Roman" w:cs="Times New Roman"/>
          <w:sz w:val="24"/>
          <w:szCs w:val="24"/>
        </w:rPr>
        <w:t xml:space="preserve">“Double Occupancy Suites.” </w:t>
      </w:r>
      <w:r w:rsidRPr="01C3A72B">
        <w:rPr>
          <w:rFonts w:ascii="Times New Roman" w:eastAsia="Times New Roman" w:hAnsi="Times New Roman" w:cs="Times New Roman"/>
          <w:i/>
          <w:iCs/>
          <w:sz w:val="24"/>
          <w:szCs w:val="24"/>
        </w:rPr>
        <w:t>The Shorthorn</w:t>
      </w:r>
      <w:r w:rsidRPr="01C3A72B">
        <w:rPr>
          <w:rFonts w:ascii="Times New Roman" w:eastAsia="Times New Roman" w:hAnsi="Times New Roman" w:cs="Times New Roman"/>
          <w:sz w:val="24"/>
          <w:szCs w:val="24"/>
        </w:rPr>
        <w:t xml:space="preserve">, 23 Mar. 2021, </w:t>
      </w:r>
      <w:hyperlink r:id="rId54">
        <w:r w:rsidRPr="01C3A72B">
          <w:rPr>
            <w:rStyle w:val="Hyperlink"/>
            <w:rFonts w:ascii="Times New Roman" w:eastAsia="Times New Roman" w:hAnsi="Times New Roman" w:cs="Times New Roman"/>
            <w:sz w:val="24"/>
            <w:szCs w:val="24"/>
          </w:rPr>
          <w:t>https://www.theshorthorn.com/housing/properties/double-occupancy-suites/article_8c8ce7e4-8bec-11eb-9e56-ab716aab7efa.html</w:t>
        </w:r>
      </w:hyperlink>
      <w:r w:rsidRPr="01C3A72B">
        <w:rPr>
          <w:rFonts w:ascii="Times New Roman" w:eastAsia="Times New Roman" w:hAnsi="Times New Roman" w:cs="Times New Roman"/>
          <w:sz w:val="24"/>
          <w:szCs w:val="24"/>
        </w:rPr>
        <w:t>.</w:t>
      </w:r>
    </w:p>
    <w:p w14:paraId="16A3F494" w14:textId="550645C7" w:rsidR="3FEF0905" w:rsidRDefault="3FEF0905" w:rsidP="505D629B">
      <w:pPr>
        <w:spacing w:line="480" w:lineRule="auto"/>
        <w:ind w:left="567" w:hanging="567"/>
      </w:pPr>
      <w:r w:rsidRPr="2E350146">
        <w:rPr>
          <w:rFonts w:ascii="Times New Roman" w:eastAsia="Times New Roman" w:hAnsi="Times New Roman" w:cs="Times New Roman"/>
          <w:sz w:val="24"/>
          <w:szCs w:val="24"/>
        </w:rPr>
        <w:lastRenderedPageBreak/>
        <w:t xml:space="preserve">Everhart, Eldon. “How to Change Your Soil's Ph.” </w:t>
      </w:r>
      <w:r w:rsidRPr="2E350146">
        <w:rPr>
          <w:rFonts w:ascii="Times New Roman" w:eastAsia="Times New Roman" w:hAnsi="Times New Roman" w:cs="Times New Roman"/>
          <w:i/>
          <w:iCs/>
          <w:sz w:val="24"/>
          <w:szCs w:val="24"/>
        </w:rPr>
        <w:t>How To Change Your Soil's PH | Horticulture and Home Pest News</w:t>
      </w:r>
      <w:r w:rsidRPr="2E350146">
        <w:rPr>
          <w:rFonts w:ascii="Times New Roman" w:eastAsia="Times New Roman" w:hAnsi="Times New Roman" w:cs="Times New Roman"/>
          <w:sz w:val="24"/>
          <w:szCs w:val="24"/>
        </w:rPr>
        <w:t xml:space="preserve">, 6 Apr. 1994, </w:t>
      </w:r>
      <w:hyperlink r:id="rId55">
        <w:r w:rsidRPr="2E350146">
          <w:rPr>
            <w:rStyle w:val="Hyperlink"/>
            <w:rFonts w:ascii="Times New Roman" w:eastAsia="Times New Roman" w:hAnsi="Times New Roman" w:cs="Times New Roman"/>
            <w:sz w:val="24"/>
            <w:szCs w:val="24"/>
          </w:rPr>
          <w:t>https://hortnews.extension.iastate.edu/1994/4-6-1994/ph.html</w:t>
        </w:r>
      </w:hyperlink>
      <w:r w:rsidRPr="2E350146">
        <w:rPr>
          <w:rFonts w:ascii="Times New Roman" w:eastAsia="Times New Roman" w:hAnsi="Times New Roman" w:cs="Times New Roman"/>
          <w:sz w:val="24"/>
          <w:szCs w:val="24"/>
        </w:rPr>
        <w:t>.</w:t>
      </w:r>
    </w:p>
    <w:p w14:paraId="4A24DE22" w14:textId="208300F2" w:rsidR="0FC2B743" w:rsidRDefault="0FC2B743" w:rsidP="2E350146">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t xml:space="preserve">“5 Ways to Protect Plants from Thunderstorms and Heavy Rain.” </w:t>
      </w:r>
      <w:r w:rsidRPr="2E350146">
        <w:rPr>
          <w:rFonts w:ascii="Times New Roman" w:eastAsia="Times New Roman" w:hAnsi="Times New Roman" w:cs="Times New Roman"/>
          <w:i/>
          <w:iCs/>
          <w:sz w:val="24"/>
          <w:szCs w:val="24"/>
        </w:rPr>
        <w:t>American Native Plants</w:t>
      </w:r>
      <w:r w:rsidRPr="2E350146">
        <w:rPr>
          <w:rFonts w:ascii="Times New Roman" w:eastAsia="Times New Roman" w:hAnsi="Times New Roman" w:cs="Times New Roman"/>
          <w:sz w:val="24"/>
          <w:szCs w:val="24"/>
        </w:rPr>
        <w:t xml:space="preserve">, 14 Sept. 2018, </w:t>
      </w:r>
      <w:hyperlink r:id="rId56">
        <w:r w:rsidRPr="2E350146">
          <w:rPr>
            <w:rStyle w:val="Hyperlink"/>
            <w:rFonts w:ascii="Times New Roman" w:eastAsia="Times New Roman" w:hAnsi="Times New Roman" w:cs="Times New Roman"/>
            <w:sz w:val="24"/>
            <w:szCs w:val="24"/>
          </w:rPr>
          <w:t>https://www.americannativeplants.com/5-ways-to-protect-plants-from-thunderstorms-and-heavy-rain/</w:t>
        </w:r>
      </w:hyperlink>
      <w:r w:rsidRPr="2E350146">
        <w:rPr>
          <w:rFonts w:ascii="Times New Roman" w:eastAsia="Times New Roman" w:hAnsi="Times New Roman" w:cs="Times New Roman"/>
          <w:sz w:val="24"/>
          <w:szCs w:val="24"/>
        </w:rPr>
        <w:t>.</w:t>
      </w:r>
    </w:p>
    <w:p w14:paraId="53FF4E46" w14:textId="71508037" w:rsidR="0FC2B743" w:rsidRDefault="0FC2B743" w:rsidP="2E350146">
      <w:pPr>
        <w:spacing w:line="480" w:lineRule="auto"/>
        <w:ind w:left="567" w:hanging="567"/>
      </w:pPr>
      <w:r w:rsidRPr="2E350146">
        <w:rPr>
          <w:rFonts w:ascii="Times New Roman" w:eastAsia="Times New Roman" w:hAnsi="Times New Roman" w:cs="Times New Roman"/>
          <w:sz w:val="24"/>
          <w:szCs w:val="24"/>
        </w:rPr>
        <w:t xml:space="preserve">“4 Different Types and Forms of Fertilizers.” </w:t>
      </w:r>
      <w:r w:rsidRPr="2E350146">
        <w:rPr>
          <w:rFonts w:ascii="Times New Roman" w:eastAsia="Times New Roman" w:hAnsi="Times New Roman" w:cs="Times New Roman"/>
          <w:i/>
          <w:iCs/>
          <w:sz w:val="24"/>
          <w:szCs w:val="24"/>
        </w:rPr>
        <w:t>All Green Pest Control and Lawn Care</w:t>
      </w:r>
      <w:r w:rsidRPr="2E350146">
        <w:rPr>
          <w:rFonts w:ascii="Times New Roman" w:eastAsia="Times New Roman" w:hAnsi="Times New Roman" w:cs="Times New Roman"/>
          <w:sz w:val="24"/>
          <w:szCs w:val="24"/>
        </w:rPr>
        <w:t xml:space="preserve">, </w:t>
      </w:r>
      <w:hyperlink r:id="rId57">
        <w:r w:rsidRPr="2E350146">
          <w:rPr>
            <w:rStyle w:val="Hyperlink"/>
            <w:rFonts w:ascii="Times New Roman" w:eastAsia="Times New Roman" w:hAnsi="Times New Roman" w:cs="Times New Roman"/>
            <w:sz w:val="24"/>
            <w:szCs w:val="24"/>
          </w:rPr>
          <w:t>https://www.myallgreen.com/the-different-types-of-fertilizers/</w:t>
        </w:r>
      </w:hyperlink>
      <w:r w:rsidRPr="2E350146">
        <w:rPr>
          <w:rFonts w:ascii="Times New Roman" w:eastAsia="Times New Roman" w:hAnsi="Times New Roman" w:cs="Times New Roman"/>
          <w:sz w:val="24"/>
          <w:szCs w:val="24"/>
        </w:rPr>
        <w:t>.</w:t>
      </w:r>
    </w:p>
    <w:p w14:paraId="59DF75FF"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Garcia, Zuri. “Gardening and Mental Health.” </w:t>
      </w:r>
      <w:r w:rsidRPr="7BD82EF4">
        <w:rPr>
          <w:rFonts w:ascii="Times New Roman" w:eastAsia="Times New Roman" w:hAnsi="Times New Roman" w:cs="Times New Roman"/>
          <w:i/>
          <w:iCs/>
          <w:sz w:val="24"/>
          <w:szCs w:val="24"/>
        </w:rPr>
        <w:t>UtahStateUniversity</w:t>
      </w:r>
      <w:r w:rsidRPr="7BD82EF4">
        <w:rPr>
          <w:rFonts w:ascii="Times New Roman" w:eastAsia="Times New Roman" w:hAnsi="Times New Roman" w:cs="Times New Roman"/>
          <w:sz w:val="24"/>
          <w:szCs w:val="24"/>
        </w:rPr>
        <w:t xml:space="preserve">, 12 Apr. 2021, </w:t>
      </w:r>
      <w:hyperlink r:id="rId58">
        <w:r w:rsidRPr="7BD82EF4">
          <w:rPr>
            <w:rStyle w:val="Hyperlink"/>
            <w:rFonts w:ascii="Times New Roman" w:eastAsia="Times New Roman" w:hAnsi="Times New Roman" w:cs="Times New Roman"/>
            <w:sz w:val="24"/>
            <w:szCs w:val="24"/>
          </w:rPr>
          <w:t>https://extension.usu.edu/aware/articles/gardening-and-mental-health</w:t>
        </w:r>
      </w:hyperlink>
      <w:r w:rsidRPr="7BD82EF4">
        <w:rPr>
          <w:rFonts w:ascii="Times New Roman" w:eastAsia="Times New Roman" w:hAnsi="Times New Roman" w:cs="Times New Roman"/>
          <w:sz w:val="24"/>
          <w:szCs w:val="24"/>
        </w:rPr>
        <w:t xml:space="preserve">. </w:t>
      </w:r>
    </w:p>
    <w:p w14:paraId="2096A962" w14:textId="16C7B9E4" w:rsidR="004A40C8" w:rsidRPr="00D54BA6" w:rsidRDefault="1854CC74" w:rsidP="000D4425">
      <w:pPr>
        <w:spacing w:line="480" w:lineRule="auto"/>
        <w:ind w:left="567" w:hanging="567"/>
      </w:pPr>
      <w:r w:rsidRPr="5C875823">
        <w:rPr>
          <w:rFonts w:ascii="Times New Roman" w:eastAsia="Times New Roman" w:hAnsi="Times New Roman" w:cs="Times New Roman"/>
          <w:sz w:val="24"/>
          <w:szCs w:val="24"/>
        </w:rPr>
        <w:t xml:space="preserve">“Garden Fencing to Keep Animals out: Gardener's Supply.” </w:t>
      </w:r>
      <w:hyperlink>
        <w:r w:rsidRPr="5C875823">
          <w:rPr>
            <w:rStyle w:val="Hyperlink"/>
            <w:rFonts w:ascii="Times New Roman" w:eastAsia="Times New Roman" w:hAnsi="Times New Roman" w:cs="Times New Roman"/>
            <w:i/>
            <w:iCs/>
            <w:sz w:val="24"/>
            <w:szCs w:val="24"/>
          </w:rPr>
          <w:t>Www.gardeners.com</w:t>
        </w:r>
      </w:hyperlink>
      <w:r w:rsidRPr="5C875823">
        <w:rPr>
          <w:rFonts w:ascii="Times New Roman" w:eastAsia="Times New Roman" w:hAnsi="Times New Roman" w:cs="Times New Roman"/>
          <w:sz w:val="24"/>
          <w:szCs w:val="24"/>
        </w:rPr>
        <w:t xml:space="preserve">, </w:t>
      </w:r>
      <w:hyperlink>
        <w:r w:rsidRPr="5C875823">
          <w:rPr>
            <w:rStyle w:val="Hyperlink"/>
            <w:rFonts w:ascii="Times New Roman" w:eastAsia="Times New Roman" w:hAnsi="Times New Roman" w:cs="Times New Roman"/>
            <w:sz w:val="24"/>
            <w:szCs w:val="24"/>
          </w:rPr>
          <w:t>www.gardeners.com/how-to/keeping-animals-out/5452.html</w:t>
        </w:r>
      </w:hyperlink>
      <w:r w:rsidRPr="5C875823">
        <w:rPr>
          <w:rFonts w:ascii="Times New Roman" w:eastAsia="Times New Roman" w:hAnsi="Times New Roman" w:cs="Times New Roman"/>
          <w:sz w:val="24"/>
          <w:szCs w:val="24"/>
        </w:rPr>
        <w:t>.</w:t>
      </w:r>
    </w:p>
    <w:p w14:paraId="72801C80" w14:textId="2000EA9E"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“Gardening &amp; Landscaping Publications - Texas A&amp;M AgriLife Extension.” </w:t>
      </w:r>
      <w:r w:rsidRPr="7BD82EF4">
        <w:rPr>
          <w:rFonts w:ascii="Times New Roman" w:eastAsia="Times New Roman" w:hAnsi="Times New Roman" w:cs="Times New Roman"/>
          <w:i/>
          <w:iCs/>
          <w:sz w:val="24"/>
          <w:szCs w:val="24"/>
        </w:rPr>
        <w:t>Texas A&amp;M AgriLife Extension Service</w:t>
      </w:r>
      <w:r w:rsidRPr="7BD82EF4">
        <w:rPr>
          <w:rFonts w:ascii="Times New Roman" w:eastAsia="Times New Roman" w:hAnsi="Times New Roman" w:cs="Times New Roman"/>
          <w:sz w:val="24"/>
          <w:szCs w:val="24"/>
        </w:rPr>
        <w:t xml:space="preserve">, 13 Nov. 2019, </w:t>
      </w:r>
      <w:hyperlink r:id="rId59">
        <w:r w:rsidRPr="7BD82EF4">
          <w:rPr>
            <w:rStyle w:val="Hyperlink"/>
            <w:rFonts w:ascii="Times New Roman" w:eastAsia="Times New Roman" w:hAnsi="Times New Roman" w:cs="Times New Roman"/>
            <w:sz w:val="24"/>
            <w:szCs w:val="24"/>
          </w:rPr>
          <w:t>https://agrilifeextension.tamu.edu/library/gardening/</w:t>
        </w:r>
      </w:hyperlink>
      <w:r w:rsidRPr="7BD82EF4">
        <w:rPr>
          <w:rFonts w:ascii="Times New Roman" w:eastAsia="Times New Roman" w:hAnsi="Times New Roman" w:cs="Times New Roman"/>
          <w:sz w:val="24"/>
          <w:szCs w:val="24"/>
        </w:rPr>
        <w:t xml:space="preserve">. </w:t>
      </w:r>
    </w:p>
    <w:p w14:paraId="59DEA8FD"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GivePulse. “UT Concho Community Garden: The University of Texas at Austin.” </w:t>
      </w:r>
      <w:r w:rsidRPr="7BD82EF4">
        <w:rPr>
          <w:rFonts w:ascii="Times New Roman" w:eastAsia="Times New Roman" w:hAnsi="Times New Roman" w:cs="Times New Roman"/>
          <w:i/>
          <w:iCs/>
          <w:sz w:val="24"/>
          <w:szCs w:val="24"/>
        </w:rPr>
        <w:t>GivePulse</w:t>
      </w:r>
      <w:r w:rsidRPr="7BD82EF4">
        <w:rPr>
          <w:rFonts w:ascii="Times New Roman" w:eastAsia="Times New Roman" w:hAnsi="Times New Roman" w:cs="Times New Roman"/>
          <w:sz w:val="24"/>
          <w:szCs w:val="24"/>
        </w:rPr>
        <w:t xml:space="preserve">, 2021, </w:t>
      </w:r>
      <w:hyperlink r:id="rId60">
        <w:r w:rsidRPr="7BD82EF4">
          <w:rPr>
            <w:rStyle w:val="Hyperlink"/>
            <w:rFonts w:ascii="Times New Roman" w:eastAsia="Times New Roman" w:hAnsi="Times New Roman" w:cs="Times New Roman"/>
            <w:sz w:val="24"/>
            <w:szCs w:val="24"/>
          </w:rPr>
          <w:t>https://utexas.givepulse.com/group/353-UT-Concho-Community-Garden</w:t>
        </w:r>
      </w:hyperlink>
      <w:r w:rsidRPr="7BD82EF4">
        <w:rPr>
          <w:rFonts w:ascii="Times New Roman" w:eastAsia="Times New Roman" w:hAnsi="Times New Roman" w:cs="Times New Roman"/>
          <w:sz w:val="24"/>
          <w:szCs w:val="24"/>
        </w:rPr>
        <w:t xml:space="preserve">. </w:t>
      </w:r>
    </w:p>
    <w:p w14:paraId="28E59AA4" w14:textId="21FF209C"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Gregory, Elliot. “Columnar Apple Tree Care.” </w:t>
      </w:r>
      <w:r w:rsidRPr="7BD82EF4">
        <w:rPr>
          <w:rFonts w:ascii="Times New Roman" w:eastAsia="Times New Roman" w:hAnsi="Times New Roman" w:cs="Times New Roman"/>
          <w:i/>
          <w:iCs/>
          <w:sz w:val="24"/>
          <w:szCs w:val="24"/>
        </w:rPr>
        <w:t>Watson's Greenhouse</w:t>
      </w:r>
      <w:r w:rsidRPr="7BD82EF4">
        <w:rPr>
          <w:rFonts w:ascii="Times New Roman" w:eastAsia="Times New Roman" w:hAnsi="Times New Roman" w:cs="Times New Roman"/>
          <w:sz w:val="24"/>
          <w:szCs w:val="24"/>
        </w:rPr>
        <w:t xml:space="preserve">, Watson's Greenhouse, 25 Jan. 2021, </w:t>
      </w:r>
      <w:hyperlink r:id="rId61">
        <w:r w:rsidRPr="7BD82EF4">
          <w:rPr>
            <w:rStyle w:val="Hyperlink"/>
            <w:rFonts w:ascii="Times New Roman" w:eastAsia="Times New Roman" w:hAnsi="Times New Roman" w:cs="Times New Roman"/>
            <w:sz w:val="24"/>
            <w:szCs w:val="24"/>
          </w:rPr>
          <w:t>https://shop.watsonsgreenhouse.com/blogs/news/columnar-apple-tree-care</w:t>
        </w:r>
      </w:hyperlink>
      <w:r w:rsidRPr="7BD82EF4">
        <w:rPr>
          <w:rFonts w:ascii="Times New Roman" w:eastAsia="Times New Roman" w:hAnsi="Times New Roman" w:cs="Times New Roman"/>
          <w:sz w:val="24"/>
          <w:szCs w:val="24"/>
        </w:rPr>
        <w:t xml:space="preserve">. </w:t>
      </w:r>
    </w:p>
    <w:p w14:paraId="1AE60585" w14:textId="2C8F837E" w:rsidR="505C81D6" w:rsidRDefault="004A40C8" w:rsidP="00877791">
      <w:pPr>
        <w:spacing w:line="480" w:lineRule="auto"/>
        <w:ind w:left="567" w:hanging="567"/>
        <w:rPr>
          <w:rFonts w:ascii="Times New Roman" w:eastAsia="Times New Roman" w:hAnsi="Times New Roman" w:cs="Times New Roman"/>
          <w:color w:val="000000" w:themeColor="text1"/>
          <w:sz w:val="24"/>
          <w:szCs w:val="24"/>
        </w:rPr>
      </w:pPr>
      <w:r w:rsidRPr="505C81D6">
        <w:rPr>
          <w:rFonts w:ascii="Times New Roman" w:eastAsia="Times New Roman" w:hAnsi="Times New Roman" w:cs="Times New Roman"/>
          <w:color w:val="000000" w:themeColor="text1"/>
          <w:sz w:val="24"/>
          <w:szCs w:val="24"/>
        </w:rPr>
        <w:lastRenderedPageBreak/>
        <w:t xml:space="preserve">“Growing Guides.” </w:t>
      </w:r>
      <w:r w:rsidRPr="505C81D6">
        <w:rPr>
          <w:rFonts w:ascii="Times New Roman" w:eastAsia="Times New Roman" w:hAnsi="Times New Roman" w:cs="Times New Roman"/>
          <w:i/>
          <w:iCs/>
          <w:color w:val="000000" w:themeColor="text1"/>
          <w:sz w:val="24"/>
          <w:szCs w:val="24"/>
        </w:rPr>
        <w:t>Almanac</w:t>
      </w:r>
      <w:r w:rsidRPr="505C81D6">
        <w:rPr>
          <w:rFonts w:ascii="Times New Roman" w:eastAsia="Times New Roman" w:hAnsi="Times New Roman" w:cs="Times New Roman"/>
          <w:color w:val="000000" w:themeColor="text1"/>
          <w:sz w:val="24"/>
          <w:szCs w:val="24"/>
        </w:rPr>
        <w:t xml:space="preserve">, Yankee Publishing Inc., </w:t>
      </w:r>
      <w:hyperlink r:id="rId62">
        <w:r w:rsidR="68E5C918" w:rsidRPr="505D629B">
          <w:rPr>
            <w:rStyle w:val="Hyperlink"/>
            <w:rFonts w:ascii="Times New Roman" w:eastAsia="Times New Roman" w:hAnsi="Times New Roman" w:cs="Times New Roman"/>
            <w:sz w:val="24"/>
            <w:szCs w:val="24"/>
          </w:rPr>
          <w:t>https://www.cabi.org/wp-content/uploads/List_of-fulltext-material-from-conferences-miscellaneous-items-by-subject-October-2021.xlsx</w:t>
        </w:r>
        <w:r w:rsidR="56B09D3F" w:rsidRPr="505D629B">
          <w:rPr>
            <w:rStyle w:val="Hyperlink"/>
            <w:rFonts w:ascii="Times New Roman" w:eastAsia="Times New Roman" w:hAnsi="Times New Roman" w:cs="Times New Roman"/>
            <w:sz w:val="24"/>
            <w:szCs w:val="24"/>
          </w:rPr>
          <w:t>.</w:t>
        </w:r>
      </w:hyperlink>
    </w:p>
    <w:p w14:paraId="374DBEAC" w14:textId="50F43D42" w:rsidR="004A40C8" w:rsidRDefault="004A40C8" w:rsidP="00877791">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t xml:space="preserve">Hagen, Linda. “How to Keep Squirrels out of Your Garden - Garden Design.” </w:t>
      </w:r>
      <w:r w:rsidRPr="7BD82EF4">
        <w:rPr>
          <w:rFonts w:ascii="Times New Roman" w:eastAsia="Times New Roman" w:hAnsi="Times New Roman" w:cs="Times New Roman"/>
          <w:i/>
          <w:iCs/>
          <w:sz w:val="24"/>
          <w:szCs w:val="24"/>
        </w:rPr>
        <w:t>GardenDesign.com</w:t>
      </w:r>
      <w:r w:rsidRPr="7BD82EF4">
        <w:rPr>
          <w:rFonts w:ascii="Times New Roman" w:eastAsia="Times New Roman" w:hAnsi="Times New Roman" w:cs="Times New Roman"/>
          <w:sz w:val="24"/>
          <w:szCs w:val="24"/>
        </w:rPr>
        <w:t xml:space="preserve">, Garden Design Magazine, 8 Oct. 2021, </w:t>
      </w:r>
      <w:hyperlink r:id="rId63">
        <w:r w:rsidRPr="7BD82EF4">
          <w:rPr>
            <w:rStyle w:val="Hyperlink"/>
            <w:rFonts w:ascii="Times New Roman" w:eastAsia="Times New Roman" w:hAnsi="Times New Roman" w:cs="Times New Roman"/>
            <w:sz w:val="24"/>
            <w:szCs w:val="24"/>
          </w:rPr>
          <w:t>https://www.gardendesign.com/how-to/squirrels.html</w:t>
        </w:r>
      </w:hyperlink>
      <w:r w:rsidRPr="7BD82EF4">
        <w:rPr>
          <w:rFonts w:ascii="Times New Roman" w:eastAsia="Times New Roman" w:hAnsi="Times New Roman" w:cs="Times New Roman"/>
          <w:sz w:val="24"/>
          <w:szCs w:val="24"/>
        </w:rPr>
        <w:t xml:space="preserve">. </w:t>
      </w:r>
    </w:p>
    <w:p w14:paraId="211D2CD0" w14:textId="6D3617F1" w:rsidR="10B1FF3C" w:rsidRDefault="10B1FF3C" w:rsidP="2E350146">
      <w:pPr>
        <w:spacing w:line="480" w:lineRule="auto"/>
        <w:ind w:left="567" w:hanging="567"/>
      </w:pPr>
      <w:r w:rsidRPr="2E350146">
        <w:rPr>
          <w:rFonts w:ascii="Times New Roman" w:eastAsia="Times New Roman" w:hAnsi="Times New Roman" w:cs="Times New Roman"/>
          <w:sz w:val="24"/>
          <w:szCs w:val="24"/>
        </w:rPr>
        <w:t xml:space="preserve">Hayes, Bethany. “How to Fix Alkaline Soil in the Garden.” </w:t>
      </w:r>
      <w:r w:rsidRPr="2E350146">
        <w:rPr>
          <w:rFonts w:ascii="Times New Roman" w:eastAsia="Times New Roman" w:hAnsi="Times New Roman" w:cs="Times New Roman"/>
          <w:i/>
          <w:iCs/>
          <w:sz w:val="24"/>
          <w:szCs w:val="24"/>
        </w:rPr>
        <w:t>MorningChores</w:t>
      </w:r>
      <w:r w:rsidRPr="2E350146">
        <w:rPr>
          <w:rFonts w:ascii="Times New Roman" w:eastAsia="Times New Roman" w:hAnsi="Times New Roman" w:cs="Times New Roman"/>
          <w:sz w:val="24"/>
          <w:szCs w:val="24"/>
        </w:rPr>
        <w:t xml:space="preserve">, 18 Feb. 2021, </w:t>
      </w:r>
      <w:hyperlink r:id="rId64">
        <w:r w:rsidRPr="2E350146">
          <w:rPr>
            <w:rStyle w:val="Hyperlink"/>
            <w:rFonts w:ascii="Times New Roman" w:eastAsia="Times New Roman" w:hAnsi="Times New Roman" w:cs="Times New Roman"/>
            <w:sz w:val="24"/>
            <w:szCs w:val="24"/>
          </w:rPr>
          <w:t>https://morningchores.com/alkaline-soil/</w:t>
        </w:r>
      </w:hyperlink>
      <w:r w:rsidRPr="2E350146">
        <w:rPr>
          <w:rFonts w:ascii="Times New Roman" w:eastAsia="Times New Roman" w:hAnsi="Times New Roman" w:cs="Times New Roman"/>
          <w:sz w:val="24"/>
          <w:szCs w:val="24"/>
        </w:rPr>
        <w:t>.</w:t>
      </w:r>
    </w:p>
    <w:p w14:paraId="23702723" w14:textId="74D1F9F7" w:rsidR="001461B5" w:rsidRDefault="001461B5" w:rsidP="00877791">
      <w:pPr>
        <w:pStyle w:val="NormalWeb"/>
        <w:spacing w:line="480" w:lineRule="auto"/>
        <w:ind w:left="567" w:hanging="567"/>
      </w:pPr>
      <w:r>
        <w:t xml:space="preserve">“How to Plant the Three Sisters.” </w:t>
      </w:r>
      <w:r w:rsidRPr="24B2507E">
        <w:rPr>
          <w:i/>
          <w:iCs/>
        </w:rPr>
        <w:t>Cornell Garden-Based Learning</w:t>
      </w:r>
      <w:r>
        <w:t xml:space="preserve">, </w:t>
      </w:r>
      <w:hyperlink r:id="rId65">
        <w:r w:rsidRPr="24B2507E">
          <w:rPr>
            <w:rStyle w:val="Hyperlink"/>
          </w:rPr>
          <w:t>https://gardening.cals.cornell.edu/lessons/curricula/the-three-sisters-exploring-an-iroquois-garden/how-to-plant-the-three-sisters/</w:t>
        </w:r>
      </w:hyperlink>
      <w:r>
        <w:t>.</w:t>
      </w:r>
    </w:p>
    <w:p w14:paraId="2D8F000D" w14:textId="17EB6E82" w:rsidR="24B2507E" w:rsidRDefault="40440CA2" w:rsidP="06AC9077">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t xml:space="preserve">“How to Protect Your Garden during a Heat Wave.” </w:t>
      </w:r>
      <w:r w:rsidRPr="2E350146">
        <w:rPr>
          <w:rFonts w:ascii="Times New Roman" w:eastAsia="Times New Roman" w:hAnsi="Times New Roman" w:cs="Times New Roman"/>
          <w:i/>
          <w:iCs/>
          <w:sz w:val="24"/>
          <w:szCs w:val="24"/>
        </w:rPr>
        <w:t>Eartheasy Guides &amp; Articles</w:t>
      </w:r>
      <w:r w:rsidRPr="2E350146">
        <w:rPr>
          <w:rFonts w:ascii="Times New Roman" w:eastAsia="Times New Roman" w:hAnsi="Times New Roman" w:cs="Times New Roman"/>
          <w:sz w:val="24"/>
          <w:szCs w:val="24"/>
        </w:rPr>
        <w:t xml:space="preserve">, </w:t>
      </w:r>
      <w:hyperlink r:id="rId66">
        <w:r w:rsidRPr="2E350146">
          <w:rPr>
            <w:rStyle w:val="Hyperlink"/>
            <w:rFonts w:ascii="Times New Roman" w:eastAsia="Times New Roman" w:hAnsi="Times New Roman" w:cs="Times New Roman"/>
            <w:sz w:val="24"/>
            <w:szCs w:val="24"/>
          </w:rPr>
          <w:t>https://learn.eartheasy.com/articles/how-to-protect-your-garden-during-a-heat-wave/</w:t>
        </w:r>
      </w:hyperlink>
      <w:r w:rsidRPr="2E350146">
        <w:rPr>
          <w:rFonts w:ascii="Times New Roman" w:eastAsia="Times New Roman" w:hAnsi="Times New Roman" w:cs="Times New Roman"/>
          <w:sz w:val="24"/>
          <w:szCs w:val="24"/>
        </w:rPr>
        <w:t>.</w:t>
      </w:r>
    </w:p>
    <w:p w14:paraId="1FE1FBF4" w14:textId="3D6AB738" w:rsidR="1C98A18F" w:rsidRDefault="1C98A18F" w:rsidP="00D85683">
      <w:pPr>
        <w:spacing w:before="100" w:beforeAutospacing="1" w:line="480" w:lineRule="auto"/>
        <w:ind w:left="567" w:hanging="567"/>
      </w:pPr>
      <w:r w:rsidRPr="2E350146">
        <w:rPr>
          <w:rFonts w:ascii="Times New Roman" w:eastAsia="Times New Roman" w:hAnsi="Times New Roman" w:cs="Times New Roman"/>
          <w:sz w:val="24"/>
          <w:szCs w:val="24"/>
        </w:rPr>
        <w:t xml:space="preserve">Kilbride, Benjamin. “What Gardening Tools Do You Need?” </w:t>
      </w:r>
      <w:r w:rsidRPr="2E350146">
        <w:rPr>
          <w:rFonts w:ascii="Times New Roman" w:eastAsia="Times New Roman" w:hAnsi="Times New Roman" w:cs="Times New Roman"/>
          <w:i/>
          <w:iCs/>
          <w:sz w:val="24"/>
          <w:szCs w:val="24"/>
        </w:rPr>
        <w:t>Almanac.com</w:t>
      </w:r>
      <w:r w:rsidRPr="2E350146">
        <w:rPr>
          <w:rFonts w:ascii="Times New Roman" w:eastAsia="Times New Roman" w:hAnsi="Times New Roman" w:cs="Times New Roman"/>
          <w:sz w:val="24"/>
          <w:szCs w:val="24"/>
        </w:rPr>
        <w:t xml:space="preserve">, 12 Nov. 2021, </w:t>
      </w:r>
      <w:hyperlink r:id="rId67">
        <w:r w:rsidRPr="2E350146">
          <w:rPr>
            <w:rStyle w:val="Hyperlink"/>
            <w:rFonts w:ascii="Times New Roman" w:eastAsia="Times New Roman" w:hAnsi="Times New Roman" w:cs="Times New Roman"/>
            <w:sz w:val="24"/>
            <w:szCs w:val="24"/>
          </w:rPr>
          <w:t>https://www.almanac.com/gardening-tools-guide</w:t>
        </w:r>
      </w:hyperlink>
      <w:r w:rsidRPr="2E350146">
        <w:rPr>
          <w:rFonts w:ascii="Times New Roman" w:eastAsia="Times New Roman" w:hAnsi="Times New Roman" w:cs="Times New Roman"/>
          <w:sz w:val="24"/>
          <w:szCs w:val="24"/>
        </w:rPr>
        <w:t>#.</w:t>
      </w:r>
    </w:p>
    <w:p w14:paraId="40DCCDF9"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Laura Rocchio, and Mike Carlowicz. “Green Space Is Good for Mental Health.” </w:t>
      </w:r>
      <w:r w:rsidRPr="7BD82EF4">
        <w:rPr>
          <w:rFonts w:ascii="Times New Roman" w:eastAsia="Times New Roman" w:hAnsi="Times New Roman" w:cs="Times New Roman"/>
          <w:i/>
          <w:iCs/>
          <w:sz w:val="24"/>
          <w:szCs w:val="24"/>
        </w:rPr>
        <w:t>NASA</w:t>
      </w:r>
      <w:r w:rsidRPr="7BD82EF4">
        <w:rPr>
          <w:rFonts w:ascii="Times New Roman" w:eastAsia="Times New Roman" w:hAnsi="Times New Roman" w:cs="Times New Roman"/>
          <w:sz w:val="24"/>
          <w:szCs w:val="24"/>
        </w:rPr>
        <w:t xml:space="preserve">, NASA, 2019, </w:t>
      </w:r>
      <w:hyperlink r:id="rId68">
        <w:r w:rsidRPr="7BD82EF4">
          <w:rPr>
            <w:rStyle w:val="Hyperlink"/>
            <w:rFonts w:ascii="Times New Roman" w:eastAsia="Times New Roman" w:hAnsi="Times New Roman" w:cs="Times New Roman"/>
            <w:sz w:val="24"/>
            <w:szCs w:val="24"/>
          </w:rPr>
          <w:t>https://earthobservatory.nasa.gov/images/145305/green-space-is-good-for-mental-health</w:t>
        </w:r>
      </w:hyperlink>
      <w:r w:rsidRPr="7BD82EF4">
        <w:rPr>
          <w:rFonts w:ascii="Times New Roman" w:eastAsia="Times New Roman" w:hAnsi="Times New Roman" w:cs="Times New Roman"/>
          <w:sz w:val="24"/>
          <w:szCs w:val="24"/>
        </w:rPr>
        <w:t xml:space="preserve">. </w:t>
      </w:r>
    </w:p>
    <w:p w14:paraId="65BB620D" w14:textId="11BF42D2" w:rsidR="45970C4D" w:rsidRDefault="45970C4D" w:rsidP="505D629B">
      <w:pPr>
        <w:spacing w:line="480" w:lineRule="auto"/>
        <w:ind w:left="567" w:hanging="567"/>
      </w:pPr>
      <w:r w:rsidRPr="505D629B">
        <w:rPr>
          <w:rFonts w:ascii="Times New Roman" w:eastAsia="Times New Roman" w:hAnsi="Times New Roman" w:cs="Times New Roman"/>
          <w:sz w:val="24"/>
          <w:szCs w:val="24"/>
        </w:rPr>
        <w:t xml:space="preserve">“Local Seeds near Dallas, TX.” </w:t>
      </w:r>
      <w:r w:rsidRPr="505D629B">
        <w:rPr>
          <w:rFonts w:ascii="Times New Roman" w:eastAsia="Times New Roman" w:hAnsi="Times New Roman" w:cs="Times New Roman"/>
          <w:i/>
          <w:iCs/>
          <w:sz w:val="24"/>
          <w:szCs w:val="24"/>
        </w:rPr>
        <w:t>LocalHarvest</w:t>
      </w:r>
      <w:r w:rsidRPr="505D629B">
        <w:rPr>
          <w:rFonts w:ascii="Times New Roman" w:eastAsia="Times New Roman" w:hAnsi="Times New Roman" w:cs="Times New Roman"/>
          <w:sz w:val="24"/>
          <w:szCs w:val="24"/>
        </w:rPr>
        <w:t xml:space="preserve">, </w:t>
      </w:r>
      <w:hyperlink r:id="rId69">
        <w:r w:rsidRPr="505D629B">
          <w:rPr>
            <w:rStyle w:val="Hyperlink"/>
            <w:rFonts w:ascii="Times New Roman" w:eastAsia="Times New Roman" w:hAnsi="Times New Roman" w:cs="Times New Roman"/>
            <w:sz w:val="24"/>
            <w:szCs w:val="24"/>
          </w:rPr>
          <w:t>https://www.localharvest.org/dallas-tx/seeds</w:t>
        </w:r>
      </w:hyperlink>
      <w:r w:rsidRPr="505D629B">
        <w:rPr>
          <w:rFonts w:ascii="Times New Roman" w:eastAsia="Times New Roman" w:hAnsi="Times New Roman" w:cs="Times New Roman"/>
          <w:sz w:val="24"/>
          <w:szCs w:val="24"/>
        </w:rPr>
        <w:t>.</w:t>
      </w:r>
    </w:p>
    <w:p w14:paraId="6A311C1E"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Lupo, Lisa Jo. “4 Animals That Can Aid in Natural Pest Control.” </w:t>
      </w:r>
      <w:r w:rsidRPr="7BD82EF4">
        <w:rPr>
          <w:rFonts w:ascii="Times New Roman" w:eastAsia="Times New Roman" w:hAnsi="Times New Roman" w:cs="Times New Roman"/>
          <w:i/>
          <w:iCs/>
          <w:sz w:val="24"/>
          <w:szCs w:val="24"/>
        </w:rPr>
        <w:t>The Spruce</w:t>
      </w:r>
      <w:r w:rsidRPr="7BD82EF4">
        <w:rPr>
          <w:rFonts w:ascii="Times New Roman" w:eastAsia="Times New Roman" w:hAnsi="Times New Roman" w:cs="Times New Roman"/>
          <w:sz w:val="24"/>
          <w:szCs w:val="24"/>
        </w:rPr>
        <w:t xml:space="preserve">, The Spruce, 19 Jan. 2020, </w:t>
      </w:r>
      <w:hyperlink r:id="rId70">
        <w:r w:rsidRPr="7BD82EF4">
          <w:rPr>
            <w:rStyle w:val="Hyperlink"/>
            <w:rFonts w:ascii="Times New Roman" w:eastAsia="Times New Roman" w:hAnsi="Times New Roman" w:cs="Times New Roman"/>
            <w:sz w:val="24"/>
            <w:szCs w:val="24"/>
          </w:rPr>
          <w:t>https://www.thespruce.com/animals-aid-in-pest-control-2656258</w:t>
        </w:r>
      </w:hyperlink>
      <w:r w:rsidRPr="7BD82EF4">
        <w:rPr>
          <w:rFonts w:ascii="Times New Roman" w:eastAsia="Times New Roman" w:hAnsi="Times New Roman" w:cs="Times New Roman"/>
          <w:sz w:val="24"/>
          <w:szCs w:val="24"/>
        </w:rPr>
        <w:t xml:space="preserve">. </w:t>
      </w:r>
    </w:p>
    <w:p w14:paraId="2E6C1C80" w14:textId="0B0549B0" w:rsidR="409E32D0" w:rsidRDefault="409E32D0" w:rsidP="2E350146">
      <w:pPr>
        <w:spacing w:line="480" w:lineRule="auto"/>
        <w:ind w:left="567" w:hanging="567"/>
      </w:pPr>
      <w:r w:rsidRPr="2E350146">
        <w:rPr>
          <w:rFonts w:ascii="Times New Roman" w:eastAsia="Times New Roman" w:hAnsi="Times New Roman" w:cs="Times New Roman"/>
          <w:sz w:val="24"/>
          <w:szCs w:val="24"/>
        </w:rPr>
        <w:lastRenderedPageBreak/>
        <w:t xml:space="preserve">Masbani, Joseph, and Patrick Lillard. “Melons - What Kinds of Melons Are Commonly Grown in Texas?” </w:t>
      </w:r>
      <w:r w:rsidRPr="2E350146">
        <w:rPr>
          <w:rFonts w:ascii="Times New Roman" w:eastAsia="Times New Roman" w:hAnsi="Times New Roman" w:cs="Times New Roman"/>
          <w:i/>
          <w:iCs/>
          <w:sz w:val="24"/>
          <w:szCs w:val="24"/>
        </w:rPr>
        <w:t>Texas A&amp;M AgriLife Extension Service</w:t>
      </w:r>
      <w:r w:rsidRPr="2E350146">
        <w:rPr>
          <w:rFonts w:ascii="Times New Roman" w:eastAsia="Times New Roman" w:hAnsi="Times New Roman" w:cs="Times New Roman"/>
          <w:sz w:val="24"/>
          <w:szCs w:val="24"/>
        </w:rPr>
        <w:t xml:space="preserve">, 8 Feb. 2019, </w:t>
      </w:r>
      <w:hyperlink r:id="rId71">
        <w:r w:rsidRPr="2E350146">
          <w:rPr>
            <w:rStyle w:val="Hyperlink"/>
            <w:rFonts w:ascii="Times New Roman" w:eastAsia="Times New Roman" w:hAnsi="Times New Roman" w:cs="Times New Roman"/>
            <w:sz w:val="24"/>
            <w:szCs w:val="24"/>
          </w:rPr>
          <w:t>https://agrilifeextension.tamu.edu/library/gardening/melons/</w:t>
        </w:r>
      </w:hyperlink>
      <w:r w:rsidRPr="2E350146">
        <w:rPr>
          <w:rFonts w:ascii="Times New Roman" w:eastAsia="Times New Roman" w:hAnsi="Times New Roman" w:cs="Times New Roman"/>
          <w:sz w:val="24"/>
          <w:szCs w:val="24"/>
        </w:rPr>
        <w:t>.</w:t>
      </w:r>
    </w:p>
    <w:p w14:paraId="47611A45" w14:textId="53A09662" w:rsidR="061FFD85" w:rsidRDefault="061FFD85" w:rsidP="2E350146">
      <w:pPr>
        <w:spacing w:line="480" w:lineRule="auto"/>
        <w:ind w:left="567" w:hanging="567"/>
      </w:pPr>
      <w:r w:rsidRPr="2E350146">
        <w:rPr>
          <w:rFonts w:ascii="Times New Roman" w:eastAsia="Times New Roman" w:hAnsi="Times New Roman" w:cs="Times New Roman"/>
          <w:sz w:val="24"/>
          <w:szCs w:val="24"/>
        </w:rPr>
        <w:t xml:space="preserve">Masabni, Joseph. “Growing Sugar Snap Peas– How to Grow Sugar Snap Peas- in Texas.” </w:t>
      </w:r>
      <w:r w:rsidRPr="2E350146">
        <w:rPr>
          <w:rFonts w:ascii="Times New Roman" w:eastAsia="Times New Roman" w:hAnsi="Times New Roman" w:cs="Times New Roman"/>
          <w:i/>
          <w:iCs/>
          <w:sz w:val="24"/>
          <w:szCs w:val="24"/>
        </w:rPr>
        <w:t>Texas A&amp;M AgriLife Extension Service</w:t>
      </w:r>
      <w:r w:rsidRPr="2E350146">
        <w:rPr>
          <w:rFonts w:ascii="Times New Roman" w:eastAsia="Times New Roman" w:hAnsi="Times New Roman" w:cs="Times New Roman"/>
          <w:sz w:val="24"/>
          <w:szCs w:val="24"/>
        </w:rPr>
        <w:t xml:space="preserve">, 9 Feb. 2017, </w:t>
      </w:r>
      <w:hyperlink r:id="rId72">
        <w:r w:rsidRPr="2E350146">
          <w:rPr>
            <w:rStyle w:val="Hyperlink"/>
            <w:rFonts w:ascii="Times New Roman" w:eastAsia="Times New Roman" w:hAnsi="Times New Roman" w:cs="Times New Roman"/>
            <w:sz w:val="24"/>
            <w:szCs w:val="24"/>
          </w:rPr>
          <w:t>https://agrilifeextension.tamu.edu/browse/featured-solutions/gardening-landscaping/sugar-snap-peas/</w:t>
        </w:r>
      </w:hyperlink>
      <w:r w:rsidRPr="2E350146">
        <w:rPr>
          <w:rFonts w:ascii="Times New Roman" w:eastAsia="Times New Roman" w:hAnsi="Times New Roman" w:cs="Times New Roman"/>
          <w:sz w:val="24"/>
          <w:szCs w:val="24"/>
        </w:rPr>
        <w:t>.</w:t>
      </w:r>
    </w:p>
    <w:p w14:paraId="5379953B" w14:textId="335C11F3" w:rsidR="7FB1E0AB" w:rsidRDefault="7FB1E0AB" w:rsidP="2E350146">
      <w:pPr>
        <w:spacing w:line="480" w:lineRule="auto"/>
        <w:ind w:left="567" w:hanging="567"/>
      </w:pPr>
      <w:r w:rsidRPr="2E350146">
        <w:rPr>
          <w:rFonts w:ascii="Times New Roman" w:eastAsia="Times New Roman" w:hAnsi="Times New Roman" w:cs="Times New Roman"/>
          <w:sz w:val="24"/>
          <w:szCs w:val="24"/>
        </w:rPr>
        <w:t xml:space="preserve">Masabni, Joseph. “Growing Sweet Corn in a Garden - How to Grow Corn in Backyard Garden.” </w:t>
      </w:r>
      <w:r w:rsidRPr="2E350146">
        <w:rPr>
          <w:rFonts w:ascii="Times New Roman" w:eastAsia="Times New Roman" w:hAnsi="Times New Roman" w:cs="Times New Roman"/>
          <w:i/>
          <w:iCs/>
          <w:sz w:val="24"/>
          <w:szCs w:val="24"/>
        </w:rPr>
        <w:t>Texas A&amp;M AgriLife Extension Service</w:t>
      </w:r>
      <w:r w:rsidRPr="2E350146">
        <w:rPr>
          <w:rFonts w:ascii="Times New Roman" w:eastAsia="Times New Roman" w:hAnsi="Times New Roman" w:cs="Times New Roman"/>
          <w:sz w:val="24"/>
          <w:szCs w:val="24"/>
        </w:rPr>
        <w:t xml:space="preserve">, 23 Oct. 2019, </w:t>
      </w:r>
      <w:hyperlink r:id="rId73" w:anchor=":~:text=Growing%20Sweet%20Corn%201%20Site%20selection.%20Corn%20can,Harvesting.%20...%2010%20Serving.%20...%20More%20items...%20">
        <w:r w:rsidRPr="2E350146">
          <w:rPr>
            <w:rStyle w:val="Hyperlink"/>
            <w:rFonts w:ascii="Times New Roman" w:eastAsia="Times New Roman" w:hAnsi="Times New Roman" w:cs="Times New Roman"/>
            <w:sz w:val="24"/>
            <w:szCs w:val="24"/>
          </w:rPr>
          <w:t>https://agrilifeextension.tamu.edu/browse/featured-solutions/gardening-landscaping/sweet-corn/#:~:text=Growing%20Sweet%20Corn%201%20Site%20selection.%20Corn%20can,Harvesting.%20...%2010%20Serving.%20...%20More%20items...%20</w:t>
        </w:r>
      </w:hyperlink>
      <w:r w:rsidRPr="2E350146">
        <w:rPr>
          <w:rFonts w:ascii="Times New Roman" w:eastAsia="Times New Roman" w:hAnsi="Times New Roman" w:cs="Times New Roman"/>
          <w:sz w:val="24"/>
          <w:szCs w:val="24"/>
        </w:rPr>
        <w:t>.</w:t>
      </w:r>
    </w:p>
    <w:p w14:paraId="16396495" w14:textId="194644EC" w:rsidR="5DDF6252" w:rsidRDefault="5DDF6252" w:rsidP="2E350146">
      <w:pPr>
        <w:spacing w:line="480" w:lineRule="auto"/>
        <w:ind w:left="567" w:hanging="567"/>
      </w:pPr>
      <w:r w:rsidRPr="2E350146">
        <w:rPr>
          <w:rFonts w:ascii="Times New Roman" w:eastAsia="Times New Roman" w:hAnsi="Times New Roman" w:cs="Times New Roman"/>
          <w:sz w:val="24"/>
          <w:szCs w:val="24"/>
        </w:rPr>
        <w:t xml:space="preserve">Masabni, Joseph. “Growing Tomatoes - How to Grow Tomatoes in Garden - in Texas.” </w:t>
      </w:r>
      <w:r w:rsidRPr="2E350146">
        <w:rPr>
          <w:rFonts w:ascii="Times New Roman" w:eastAsia="Times New Roman" w:hAnsi="Times New Roman" w:cs="Times New Roman"/>
          <w:i/>
          <w:iCs/>
          <w:sz w:val="24"/>
          <w:szCs w:val="24"/>
        </w:rPr>
        <w:t>Texas A&amp;M AgriLife Extension Service</w:t>
      </w:r>
      <w:r w:rsidRPr="2E350146">
        <w:rPr>
          <w:rFonts w:ascii="Times New Roman" w:eastAsia="Times New Roman" w:hAnsi="Times New Roman" w:cs="Times New Roman"/>
          <w:sz w:val="24"/>
          <w:szCs w:val="24"/>
        </w:rPr>
        <w:t xml:space="preserve">, 23 Oct. 2019, </w:t>
      </w:r>
      <w:hyperlink r:id="rId74">
        <w:r w:rsidRPr="2E350146">
          <w:rPr>
            <w:rStyle w:val="Hyperlink"/>
            <w:rFonts w:ascii="Times New Roman" w:eastAsia="Times New Roman" w:hAnsi="Times New Roman" w:cs="Times New Roman"/>
            <w:sz w:val="24"/>
            <w:szCs w:val="24"/>
          </w:rPr>
          <w:t>https://agrilifeextension.tamu.edu/browse/featured-solutions/gardening-landscaping/tomatoes/</w:t>
        </w:r>
      </w:hyperlink>
      <w:r w:rsidRPr="2E350146">
        <w:rPr>
          <w:rFonts w:ascii="Times New Roman" w:eastAsia="Times New Roman" w:hAnsi="Times New Roman" w:cs="Times New Roman"/>
          <w:sz w:val="24"/>
          <w:szCs w:val="24"/>
        </w:rPr>
        <w:t>.</w:t>
      </w:r>
    </w:p>
    <w:p w14:paraId="173D9020" w14:textId="50F43D42" w:rsidR="004A40C8" w:rsidRDefault="004A40C8" w:rsidP="00877791">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t xml:space="preserve">MayoClinic. “Seasonal Affective Disorder (SAD).” </w:t>
      </w:r>
      <w:r w:rsidRPr="7BD82EF4">
        <w:rPr>
          <w:rFonts w:ascii="Times New Roman" w:eastAsia="Times New Roman" w:hAnsi="Times New Roman" w:cs="Times New Roman"/>
          <w:i/>
          <w:iCs/>
          <w:sz w:val="24"/>
          <w:szCs w:val="24"/>
        </w:rPr>
        <w:t>Mayo Clinic</w:t>
      </w:r>
      <w:r w:rsidRPr="7BD82EF4">
        <w:rPr>
          <w:rFonts w:ascii="Times New Roman" w:eastAsia="Times New Roman" w:hAnsi="Times New Roman" w:cs="Times New Roman"/>
          <w:sz w:val="24"/>
          <w:szCs w:val="24"/>
        </w:rPr>
        <w:t xml:space="preserve">, Mayo Foundation for Medical Education and Research, 25 Oct. 2017, </w:t>
      </w:r>
      <w:hyperlink r:id="rId75">
        <w:r w:rsidRPr="7BD82EF4">
          <w:rPr>
            <w:rStyle w:val="Hyperlink"/>
            <w:rFonts w:ascii="Times New Roman" w:eastAsia="Times New Roman" w:hAnsi="Times New Roman" w:cs="Times New Roman"/>
            <w:sz w:val="24"/>
            <w:szCs w:val="24"/>
          </w:rPr>
          <w:t>https://www.mayoclinic.org/diseases-conditions/seasonal-affective-disorder/symptoms-causes/syc-20364651</w:t>
        </w:r>
      </w:hyperlink>
      <w:r w:rsidRPr="7BD82EF4">
        <w:rPr>
          <w:rFonts w:ascii="Times New Roman" w:eastAsia="Times New Roman" w:hAnsi="Times New Roman" w:cs="Times New Roman"/>
          <w:sz w:val="24"/>
          <w:szCs w:val="24"/>
        </w:rPr>
        <w:t xml:space="preserve">. </w:t>
      </w:r>
    </w:p>
    <w:p w14:paraId="54E48877" w14:textId="39BF36E8" w:rsidR="00BA4CFC" w:rsidRPr="00BA4CFC" w:rsidRDefault="00BA4CFC" w:rsidP="00BA4CFC">
      <w:pPr>
        <w:spacing w:line="480" w:lineRule="auto"/>
        <w:ind w:left="720" w:hanging="720"/>
        <w:rPr>
          <w:rFonts w:ascii="Times New Roman" w:hAnsi="Times New Roman" w:cs="Times New Roman"/>
          <w:sz w:val="24"/>
          <w:szCs w:val="24"/>
        </w:rPr>
      </w:pPr>
      <w:r w:rsidRPr="2C15FB09">
        <w:rPr>
          <w:rFonts w:ascii="Times New Roman" w:hAnsi="Times New Roman" w:cs="Times New Roman"/>
          <w:color w:val="000000" w:themeColor="text1"/>
          <w:sz w:val="24"/>
          <w:szCs w:val="24"/>
        </w:rPr>
        <w:t xml:space="preserve">McCormick, Ann. “Let's Go out on a Limb and Prove We Can Grow Our Own Apples.” </w:t>
      </w:r>
      <w:r w:rsidRPr="2C15FB09">
        <w:rPr>
          <w:rFonts w:ascii="Times New Roman" w:hAnsi="Times New Roman" w:cs="Times New Roman"/>
          <w:i/>
          <w:color w:val="000000" w:themeColor="text1"/>
          <w:sz w:val="24"/>
          <w:szCs w:val="24"/>
        </w:rPr>
        <w:t>The Dallas Morning News</w:t>
      </w:r>
      <w:r w:rsidRPr="2C15FB09">
        <w:rPr>
          <w:rFonts w:ascii="Times New Roman" w:hAnsi="Times New Roman" w:cs="Times New Roman"/>
          <w:color w:val="000000" w:themeColor="text1"/>
          <w:sz w:val="24"/>
          <w:szCs w:val="24"/>
        </w:rPr>
        <w:t xml:space="preserve">, 20 Oct. </w:t>
      </w:r>
      <w:r w:rsidR="63BC2AFD" w:rsidRPr="505D629B">
        <w:rPr>
          <w:rFonts w:ascii="Times New Roman" w:hAnsi="Times New Roman" w:cs="Times New Roman"/>
          <w:color w:val="000000" w:themeColor="text1"/>
          <w:sz w:val="24"/>
          <w:szCs w:val="24"/>
        </w:rPr>
        <w:t xml:space="preserve">2016, </w:t>
      </w:r>
      <w:hyperlink r:id="rId76">
        <w:r w:rsidR="7916D4D8" w:rsidRPr="505D629B">
          <w:rPr>
            <w:rStyle w:val="Hyperlink"/>
            <w:rFonts w:ascii="Times New Roman" w:hAnsi="Times New Roman" w:cs="Times New Roman"/>
            <w:sz w:val="24"/>
            <w:szCs w:val="24"/>
          </w:rPr>
          <w:t>https://</w:t>
        </w:r>
        <w:r w:rsidR="63BC2AFD" w:rsidRPr="505D629B">
          <w:rPr>
            <w:rStyle w:val="Hyperlink"/>
            <w:rFonts w:ascii="Times New Roman" w:hAnsi="Times New Roman" w:cs="Times New Roman"/>
            <w:sz w:val="24"/>
            <w:szCs w:val="24"/>
          </w:rPr>
          <w:t>www.dallasnews.com/arts-</w:t>
        </w:r>
        <w:r w:rsidR="63BC2AFD" w:rsidRPr="505D629B">
          <w:rPr>
            <w:rStyle w:val="Hyperlink"/>
            <w:rFonts w:ascii="Times New Roman" w:hAnsi="Times New Roman" w:cs="Times New Roman"/>
            <w:sz w:val="24"/>
            <w:szCs w:val="24"/>
          </w:rPr>
          <w:lastRenderedPageBreak/>
          <w:t>entertainment/2016/10/20/let-s-go-out-on-a-limb-and-prove-we-can-grow-our-own-apples/</w:t>
        </w:r>
      </w:hyperlink>
      <w:r w:rsidR="63BC2AFD" w:rsidRPr="505D629B">
        <w:rPr>
          <w:rFonts w:ascii="Times New Roman" w:hAnsi="Times New Roman" w:cs="Times New Roman"/>
          <w:color w:val="000000" w:themeColor="text1"/>
          <w:sz w:val="24"/>
          <w:szCs w:val="24"/>
        </w:rPr>
        <w:t>.</w:t>
      </w:r>
      <w:r w:rsidR="2E2824B6" w:rsidRPr="505D629B">
        <w:rPr>
          <w:rFonts w:ascii="Times New Roman" w:hAnsi="Times New Roman" w:cs="Times New Roman"/>
          <w:color w:val="000000" w:themeColor="text1"/>
          <w:sz w:val="24"/>
          <w:szCs w:val="24"/>
        </w:rPr>
        <w:t xml:space="preserve"> </w:t>
      </w:r>
      <w:r w:rsidR="3B90320B" w:rsidRPr="505D629B">
        <w:rPr>
          <w:rFonts w:ascii="Times New Roman" w:hAnsi="Times New Roman" w:cs="Times New Roman"/>
          <w:color w:val="000000" w:themeColor="text1"/>
          <w:sz w:val="24"/>
          <w:szCs w:val="24"/>
        </w:rPr>
        <w:t xml:space="preserve"> </w:t>
      </w:r>
    </w:p>
    <w:p w14:paraId="5B43DD09" w14:textId="3AFE31ED" w:rsidR="28ACD4CE" w:rsidRDefault="28ACD4CE" w:rsidP="76D0B489">
      <w:pPr>
        <w:spacing w:line="480" w:lineRule="auto"/>
        <w:ind w:left="720" w:hanging="720"/>
        <w:rPr>
          <w:rFonts w:ascii="Times New Roman" w:hAnsi="Times New Roman" w:cs="Times New Roman"/>
          <w:color w:val="000000" w:themeColor="text1"/>
          <w:sz w:val="24"/>
          <w:szCs w:val="24"/>
        </w:rPr>
      </w:pPr>
      <w:r w:rsidRPr="76D0B489">
        <w:rPr>
          <w:rFonts w:ascii="Times New Roman" w:hAnsi="Times New Roman" w:cs="Times New Roman"/>
          <w:color w:val="000000" w:themeColor="text1"/>
          <w:sz w:val="24"/>
          <w:szCs w:val="24"/>
        </w:rPr>
        <w:t xml:space="preserve">McKenney, Mike and Dorothy. “5 Tips on How to Garden Smarter, Not Harder.” Dengarden, Dengarden, 15 Aug. 2020, </w:t>
      </w:r>
      <w:hyperlink r:id="rId77">
        <w:r w:rsidRPr="76D0B489">
          <w:rPr>
            <w:rStyle w:val="Hyperlink"/>
            <w:rFonts w:ascii="Times New Roman" w:hAnsi="Times New Roman" w:cs="Times New Roman"/>
            <w:sz w:val="24"/>
            <w:szCs w:val="24"/>
          </w:rPr>
          <w:t>https://dengarden.com/gardening/How-to-Garden-More-in-Less-Time</w:t>
        </w:r>
      </w:hyperlink>
      <w:r w:rsidRPr="76D0B489">
        <w:rPr>
          <w:rFonts w:ascii="Times New Roman" w:hAnsi="Times New Roman" w:cs="Times New Roman"/>
          <w:color w:val="000000" w:themeColor="text1"/>
          <w:sz w:val="24"/>
          <w:szCs w:val="24"/>
        </w:rPr>
        <w:t xml:space="preserve">. </w:t>
      </w:r>
    </w:p>
    <w:p w14:paraId="067F9171"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Meyer, Kerry. “Zoning in on Hardiness.” </w:t>
      </w:r>
      <w:r w:rsidRPr="7BD82EF4">
        <w:rPr>
          <w:rFonts w:ascii="Times New Roman" w:eastAsia="Times New Roman" w:hAnsi="Times New Roman" w:cs="Times New Roman"/>
          <w:i/>
          <w:iCs/>
          <w:sz w:val="24"/>
          <w:szCs w:val="24"/>
        </w:rPr>
        <w:t>Proven Winners</w:t>
      </w:r>
      <w:r w:rsidRPr="7BD82EF4">
        <w:rPr>
          <w:rFonts w:ascii="Times New Roman" w:eastAsia="Times New Roman" w:hAnsi="Times New Roman" w:cs="Times New Roman"/>
          <w:sz w:val="24"/>
          <w:szCs w:val="24"/>
        </w:rPr>
        <w:t xml:space="preserve">, </w:t>
      </w:r>
      <w:hyperlink r:id="rId78">
        <w:r w:rsidRPr="7BD82EF4">
          <w:rPr>
            <w:rStyle w:val="Hyperlink"/>
            <w:rFonts w:ascii="Times New Roman" w:eastAsia="Times New Roman" w:hAnsi="Times New Roman" w:cs="Times New Roman"/>
            <w:sz w:val="24"/>
            <w:szCs w:val="24"/>
          </w:rPr>
          <w:t>https://www.provenwinners.com/learn/zoning-hardiness</w:t>
        </w:r>
      </w:hyperlink>
      <w:r w:rsidRPr="7BD82EF4">
        <w:rPr>
          <w:rFonts w:ascii="Times New Roman" w:eastAsia="Times New Roman" w:hAnsi="Times New Roman" w:cs="Times New Roman"/>
          <w:sz w:val="24"/>
          <w:szCs w:val="24"/>
        </w:rPr>
        <w:t xml:space="preserve">. </w:t>
      </w:r>
    </w:p>
    <w:p w14:paraId="62CC524B"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Murphy, Emily. “Winter Vegetables: Growing Crops in Winter Months.” </w:t>
      </w:r>
      <w:r w:rsidRPr="7BD82EF4">
        <w:rPr>
          <w:rFonts w:ascii="Times New Roman" w:eastAsia="Times New Roman" w:hAnsi="Times New Roman" w:cs="Times New Roman"/>
          <w:i/>
          <w:iCs/>
          <w:sz w:val="24"/>
          <w:szCs w:val="24"/>
        </w:rPr>
        <w:t>Gilmour</w:t>
      </w:r>
      <w:r w:rsidRPr="7BD82EF4">
        <w:rPr>
          <w:rFonts w:ascii="Times New Roman" w:eastAsia="Times New Roman" w:hAnsi="Times New Roman" w:cs="Times New Roman"/>
          <w:sz w:val="24"/>
          <w:szCs w:val="24"/>
        </w:rPr>
        <w:t xml:space="preserve">, 14 June 2019, </w:t>
      </w:r>
      <w:hyperlink r:id="rId79">
        <w:r w:rsidRPr="7BD82EF4">
          <w:rPr>
            <w:rStyle w:val="Hyperlink"/>
            <w:rFonts w:ascii="Times New Roman" w:eastAsia="Times New Roman" w:hAnsi="Times New Roman" w:cs="Times New Roman"/>
            <w:sz w:val="24"/>
            <w:szCs w:val="24"/>
          </w:rPr>
          <w:t>https://gilmour.com/winter-vegetable-gardening</w:t>
        </w:r>
      </w:hyperlink>
      <w:r w:rsidRPr="7BD82EF4">
        <w:rPr>
          <w:rFonts w:ascii="Times New Roman" w:eastAsia="Times New Roman" w:hAnsi="Times New Roman" w:cs="Times New Roman"/>
          <w:sz w:val="24"/>
          <w:szCs w:val="24"/>
        </w:rPr>
        <w:t xml:space="preserve">. </w:t>
      </w:r>
    </w:p>
    <w:p w14:paraId="33DD16D4"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“Natural Resources Conservation Service.” </w:t>
      </w:r>
      <w:r w:rsidRPr="7BD82EF4">
        <w:rPr>
          <w:rFonts w:ascii="Times New Roman" w:eastAsia="Times New Roman" w:hAnsi="Times New Roman" w:cs="Times New Roman"/>
          <w:i/>
          <w:iCs/>
          <w:sz w:val="24"/>
          <w:szCs w:val="24"/>
        </w:rPr>
        <w:t>NRCS</w:t>
      </w:r>
      <w:r w:rsidRPr="7BD82EF4">
        <w:rPr>
          <w:rFonts w:ascii="Times New Roman" w:eastAsia="Times New Roman" w:hAnsi="Times New Roman" w:cs="Times New Roman"/>
          <w:sz w:val="24"/>
          <w:szCs w:val="24"/>
        </w:rPr>
        <w:t xml:space="preserve">, </w:t>
      </w:r>
      <w:hyperlink r:id="rId80">
        <w:r w:rsidRPr="7BD82EF4">
          <w:rPr>
            <w:rStyle w:val="Hyperlink"/>
            <w:rFonts w:ascii="Times New Roman" w:eastAsia="Times New Roman" w:hAnsi="Times New Roman" w:cs="Times New Roman"/>
            <w:sz w:val="24"/>
            <w:szCs w:val="24"/>
          </w:rPr>
          <w:t>https://www.nrcs.usda.gov/wps/portal/nrcs/detail/national/climatechange/?cid=stelprdb1077238</w:t>
        </w:r>
      </w:hyperlink>
      <w:r w:rsidRPr="7BD82EF4">
        <w:rPr>
          <w:rFonts w:ascii="Times New Roman" w:eastAsia="Times New Roman" w:hAnsi="Times New Roman" w:cs="Times New Roman"/>
          <w:sz w:val="24"/>
          <w:szCs w:val="24"/>
        </w:rPr>
        <w:t xml:space="preserve">. </w:t>
      </w:r>
    </w:p>
    <w:p w14:paraId="2C892AC7" w14:textId="65988792" w:rsidR="3A7CDD30" w:rsidRDefault="3A7CDD30" w:rsidP="2E350146">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t xml:space="preserve">“9 Best Squirrel Resistant Flowers You Can Grow to Protect Your Garden.” </w:t>
      </w:r>
      <w:r w:rsidRPr="2E350146">
        <w:rPr>
          <w:rFonts w:ascii="Times New Roman" w:eastAsia="Times New Roman" w:hAnsi="Times New Roman" w:cs="Times New Roman"/>
          <w:i/>
          <w:iCs/>
          <w:sz w:val="24"/>
          <w:szCs w:val="24"/>
        </w:rPr>
        <w:t>Florgeous</w:t>
      </w:r>
      <w:r w:rsidRPr="2E350146">
        <w:rPr>
          <w:rFonts w:ascii="Times New Roman" w:eastAsia="Times New Roman" w:hAnsi="Times New Roman" w:cs="Times New Roman"/>
          <w:sz w:val="24"/>
          <w:szCs w:val="24"/>
        </w:rPr>
        <w:t xml:space="preserve">, 29 Jan. 2021, </w:t>
      </w:r>
      <w:hyperlink r:id="rId81">
        <w:r w:rsidRPr="2E350146">
          <w:rPr>
            <w:rStyle w:val="Hyperlink"/>
            <w:rFonts w:ascii="Times New Roman" w:eastAsia="Times New Roman" w:hAnsi="Times New Roman" w:cs="Times New Roman"/>
            <w:sz w:val="24"/>
            <w:szCs w:val="24"/>
          </w:rPr>
          <w:t>https://www.florgeous.com/squirrel-resistant-plants/</w:t>
        </w:r>
      </w:hyperlink>
      <w:r w:rsidRPr="2E350146">
        <w:rPr>
          <w:rFonts w:ascii="Times New Roman" w:eastAsia="Times New Roman" w:hAnsi="Times New Roman" w:cs="Times New Roman"/>
          <w:sz w:val="24"/>
          <w:szCs w:val="24"/>
        </w:rPr>
        <w:t>.</w:t>
      </w:r>
    </w:p>
    <w:p w14:paraId="1DB696EA" w14:textId="4B82B694"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“North Texas Soil Types.” </w:t>
      </w:r>
      <w:r w:rsidRPr="7BD82EF4">
        <w:rPr>
          <w:rFonts w:ascii="Times New Roman" w:eastAsia="Times New Roman" w:hAnsi="Times New Roman" w:cs="Times New Roman"/>
          <w:i/>
          <w:iCs/>
          <w:sz w:val="24"/>
          <w:szCs w:val="24"/>
        </w:rPr>
        <w:t>Soil Alive</w:t>
      </w:r>
      <w:r w:rsidRPr="7BD82EF4">
        <w:rPr>
          <w:rFonts w:ascii="Times New Roman" w:eastAsia="Times New Roman" w:hAnsi="Times New Roman" w:cs="Times New Roman"/>
          <w:sz w:val="24"/>
          <w:szCs w:val="24"/>
        </w:rPr>
        <w:t xml:space="preserve">, 25 Mar. 2019, </w:t>
      </w:r>
      <w:hyperlink r:id="rId82">
        <w:r w:rsidRPr="7BD82EF4">
          <w:rPr>
            <w:rStyle w:val="Hyperlink"/>
            <w:rFonts w:ascii="Times New Roman" w:eastAsia="Times New Roman" w:hAnsi="Times New Roman" w:cs="Times New Roman"/>
            <w:sz w:val="24"/>
            <w:szCs w:val="24"/>
          </w:rPr>
          <w:t>https://soilsalive.com/north-texas-soil-types-d1/</w:t>
        </w:r>
      </w:hyperlink>
      <w:r w:rsidRPr="7BD82EF4">
        <w:rPr>
          <w:rFonts w:ascii="Times New Roman" w:eastAsia="Times New Roman" w:hAnsi="Times New Roman" w:cs="Times New Roman"/>
          <w:sz w:val="24"/>
          <w:szCs w:val="24"/>
        </w:rPr>
        <w:t xml:space="preserve">. </w:t>
      </w:r>
    </w:p>
    <w:p w14:paraId="00701493" w14:textId="67880ED6" w:rsidR="772844C9" w:rsidRDefault="772844C9" w:rsidP="00877791">
      <w:pPr>
        <w:spacing w:line="480" w:lineRule="auto"/>
        <w:ind w:left="567" w:hanging="567"/>
        <w:rPr>
          <w:rFonts w:ascii="Times New Roman" w:eastAsia="Times New Roman" w:hAnsi="Times New Roman" w:cs="Times New Roman"/>
          <w:sz w:val="24"/>
          <w:szCs w:val="24"/>
        </w:rPr>
      </w:pPr>
      <w:r w:rsidRPr="0D838EDC">
        <w:rPr>
          <w:rFonts w:ascii="Times New Roman" w:eastAsia="Times New Roman" w:hAnsi="Times New Roman" w:cs="Times New Roman"/>
          <w:sz w:val="24"/>
          <w:szCs w:val="24"/>
        </w:rPr>
        <w:t xml:space="preserve">“Organic Market.” Ann's Health Food Center &amp;amp; Market, 28 June 2021, </w:t>
      </w:r>
      <w:hyperlink r:id="rId83">
        <w:r w:rsidRPr="0D838EDC">
          <w:rPr>
            <w:rStyle w:val="Hyperlink"/>
            <w:rFonts w:ascii="Times New Roman" w:eastAsia="Times New Roman" w:hAnsi="Times New Roman" w:cs="Times New Roman"/>
            <w:sz w:val="24"/>
            <w:szCs w:val="24"/>
          </w:rPr>
          <w:t>http://annshfc.com/</w:t>
        </w:r>
      </w:hyperlink>
      <w:r w:rsidRPr="0D838EDC">
        <w:rPr>
          <w:rFonts w:ascii="Times New Roman" w:eastAsia="Times New Roman" w:hAnsi="Times New Roman" w:cs="Times New Roman"/>
          <w:sz w:val="24"/>
          <w:szCs w:val="24"/>
        </w:rPr>
        <w:t>.</w:t>
      </w:r>
    </w:p>
    <w:p w14:paraId="4E80C34C"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Porter, Ebony. “5 Natural Ways to Keep Pests out of Your Garden.” </w:t>
      </w:r>
      <w:r w:rsidRPr="7BD82EF4">
        <w:rPr>
          <w:rFonts w:ascii="Times New Roman" w:eastAsia="Times New Roman" w:hAnsi="Times New Roman" w:cs="Times New Roman"/>
          <w:i/>
          <w:iCs/>
          <w:sz w:val="24"/>
          <w:szCs w:val="24"/>
        </w:rPr>
        <w:t>Direct Energy</w:t>
      </w:r>
      <w:r w:rsidRPr="7BD82EF4">
        <w:rPr>
          <w:rFonts w:ascii="Times New Roman" w:eastAsia="Times New Roman" w:hAnsi="Times New Roman" w:cs="Times New Roman"/>
          <w:sz w:val="24"/>
          <w:szCs w:val="24"/>
        </w:rPr>
        <w:t xml:space="preserve">, 14 June 2018, </w:t>
      </w:r>
      <w:hyperlink r:id="rId84">
        <w:r w:rsidRPr="7BD82EF4">
          <w:rPr>
            <w:rStyle w:val="Hyperlink"/>
            <w:rFonts w:ascii="Times New Roman" w:eastAsia="Times New Roman" w:hAnsi="Times New Roman" w:cs="Times New Roman"/>
            <w:sz w:val="24"/>
            <w:szCs w:val="24"/>
          </w:rPr>
          <w:t>https://blog.directenergy.com/5-natural-ways-to-keep-pests-out-of-your-garden/</w:t>
        </w:r>
      </w:hyperlink>
      <w:r w:rsidRPr="7BD82EF4">
        <w:rPr>
          <w:rFonts w:ascii="Times New Roman" w:eastAsia="Times New Roman" w:hAnsi="Times New Roman" w:cs="Times New Roman"/>
          <w:sz w:val="24"/>
          <w:szCs w:val="24"/>
        </w:rPr>
        <w:t xml:space="preserve">. </w:t>
      </w:r>
    </w:p>
    <w:p w14:paraId="7DEF7FB1" w14:textId="7656BAEB"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“Protecting Your Garden from Frost.” </w:t>
      </w:r>
      <w:r w:rsidRPr="7BD82EF4">
        <w:rPr>
          <w:rFonts w:ascii="Times New Roman" w:eastAsia="Times New Roman" w:hAnsi="Times New Roman" w:cs="Times New Roman"/>
          <w:i/>
          <w:iCs/>
          <w:sz w:val="24"/>
          <w:szCs w:val="24"/>
        </w:rPr>
        <w:t>Almanac.com</w:t>
      </w:r>
      <w:r w:rsidRPr="7BD82EF4">
        <w:rPr>
          <w:rFonts w:ascii="Times New Roman" w:eastAsia="Times New Roman" w:hAnsi="Times New Roman" w:cs="Times New Roman"/>
          <w:sz w:val="24"/>
          <w:szCs w:val="24"/>
        </w:rPr>
        <w:t xml:space="preserve">, 21 Oct. 2021, </w:t>
      </w:r>
      <w:hyperlink r:id="rId85">
        <w:r w:rsidRPr="7BD82EF4">
          <w:rPr>
            <w:rStyle w:val="Hyperlink"/>
            <w:rFonts w:ascii="Times New Roman" w:eastAsia="Times New Roman" w:hAnsi="Times New Roman" w:cs="Times New Roman"/>
            <w:sz w:val="24"/>
            <w:szCs w:val="24"/>
          </w:rPr>
          <w:t>https://www.almanac.com/protecting-your-garden-frost</w:t>
        </w:r>
      </w:hyperlink>
      <w:r w:rsidRPr="7BD82EF4">
        <w:rPr>
          <w:rFonts w:ascii="Times New Roman" w:eastAsia="Times New Roman" w:hAnsi="Times New Roman" w:cs="Times New Roman"/>
          <w:sz w:val="24"/>
          <w:szCs w:val="24"/>
        </w:rPr>
        <w:t xml:space="preserve">. </w:t>
      </w:r>
    </w:p>
    <w:p w14:paraId="64B3B658" w14:textId="23AFCA3B" w:rsidR="2D223C36" w:rsidRDefault="2D223C36" w:rsidP="2E350146">
      <w:pPr>
        <w:spacing w:line="480" w:lineRule="auto"/>
        <w:ind w:left="567" w:hanging="567"/>
      </w:pPr>
      <w:r w:rsidRPr="2E350146">
        <w:rPr>
          <w:rFonts w:ascii="Times New Roman" w:eastAsia="Times New Roman" w:hAnsi="Times New Roman" w:cs="Times New Roman"/>
          <w:sz w:val="24"/>
          <w:szCs w:val="24"/>
        </w:rPr>
        <w:lastRenderedPageBreak/>
        <w:t xml:space="preserve">Rebecca. “How to Grow Cucumbers in Texas.” </w:t>
      </w:r>
      <w:r w:rsidRPr="2E350146">
        <w:rPr>
          <w:rFonts w:ascii="Times New Roman" w:eastAsia="Times New Roman" w:hAnsi="Times New Roman" w:cs="Times New Roman"/>
          <w:i/>
          <w:iCs/>
          <w:sz w:val="24"/>
          <w:szCs w:val="24"/>
        </w:rPr>
        <w:t>Experiential Gardener</w:t>
      </w:r>
      <w:r w:rsidRPr="2E350146">
        <w:rPr>
          <w:rFonts w:ascii="Times New Roman" w:eastAsia="Times New Roman" w:hAnsi="Times New Roman" w:cs="Times New Roman"/>
          <w:sz w:val="24"/>
          <w:szCs w:val="24"/>
        </w:rPr>
        <w:t xml:space="preserve">, 25 Mar. 2021, </w:t>
      </w:r>
      <w:hyperlink r:id="rId86">
        <w:r w:rsidRPr="2E350146">
          <w:rPr>
            <w:rStyle w:val="Hyperlink"/>
            <w:rFonts w:ascii="Times New Roman" w:eastAsia="Times New Roman" w:hAnsi="Times New Roman" w:cs="Times New Roman"/>
            <w:sz w:val="24"/>
            <w:szCs w:val="24"/>
          </w:rPr>
          <w:t>https://www.experientialgardener.com/how-to-grow-cucumbers-in-texas/</w:t>
        </w:r>
      </w:hyperlink>
      <w:r w:rsidRPr="2E350146">
        <w:rPr>
          <w:rFonts w:ascii="Times New Roman" w:eastAsia="Times New Roman" w:hAnsi="Times New Roman" w:cs="Times New Roman"/>
          <w:sz w:val="24"/>
          <w:szCs w:val="24"/>
        </w:rPr>
        <w:t>.</w:t>
      </w:r>
    </w:p>
    <w:p w14:paraId="62F72091" w14:textId="5C0001E4" w:rsidR="53C3B852" w:rsidRDefault="53C3B852" w:rsidP="00877791">
      <w:pPr>
        <w:spacing w:line="480" w:lineRule="auto"/>
        <w:ind w:left="567" w:hanging="567"/>
        <w:rPr>
          <w:rFonts w:ascii="Times New Roman" w:eastAsia="Times New Roman" w:hAnsi="Times New Roman" w:cs="Times New Roman"/>
          <w:sz w:val="24"/>
          <w:szCs w:val="24"/>
        </w:rPr>
      </w:pPr>
      <w:r w:rsidRPr="13060E62">
        <w:rPr>
          <w:rFonts w:ascii="Times New Roman" w:eastAsia="Times New Roman" w:hAnsi="Times New Roman" w:cs="Times New Roman"/>
          <w:sz w:val="24"/>
          <w:szCs w:val="24"/>
        </w:rPr>
        <w:t xml:space="preserve">“Retail/Restaurant - Retailstreetadvisors.com.” Retailstreetadvisors.com, </w:t>
      </w:r>
      <w:hyperlink r:id="rId87">
        <w:r w:rsidRPr="13060E62">
          <w:rPr>
            <w:rStyle w:val="Hyperlink"/>
            <w:rFonts w:ascii="Times New Roman" w:eastAsia="Times New Roman" w:hAnsi="Times New Roman" w:cs="Times New Roman"/>
            <w:sz w:val="24"/>
            <w:szCs w:val="24"/>
          </w:rPr>
          <w:t>http://retailstreetadvisors.com/uploads/pdfs/101-Center-Flier_020617.pdf</w:t>
        </w:r>
      </w:hyperlink>
      <w:r w:rsidRPr="13060E62">
        <w:rPr>
          <w:rFonts w:ascii="Times New Roman" w:eastAsia="Times New Roman" w:hAnsi="Times New Roman" w:cs="Times New Roman"/>
          <w:sz w:val="24"/>
          <w:szCs w:val="24"/>
        </w:rPr>
        <w:t>.</w:t>
      </w:r>
    </w:p>
    <w:p w14:paraId="5863B7E4" w14:textId="3B355898" w:rsidR="00E76174" w:rsidRDefault="00E76174" w:rsidP="00E76174">
      <w:pPr>
        <w:spacing w:before="100" w:beforeAutospacing="1" w:after="100" w:afterAutospacing="1" w:line="240" w:lineRule="auto"/>
        <w:ind w:left="567" w:hanging="567"/>
        <w:rPr>
          <w:rFonts w:ascii="Times New Roman" w:eastAsia="Times New Roman" w:hAnsi="Times New Roman" w:cs="Times New Roman"/>
          <w:sz w:val="24"/>
          <w:szCs w:val="24"/>
        </w:rPr>
      </w:pPr>
      <w:r w:rsidRPr="00E76174">
        <w:rPr>
          <w:rFonts w:ascii="Times New Roman" w:eastAsia="Times New Roman" w:hAnsi="Times New Roman" w:cs="Times New Roman"/>
          <w:sz w:val="24"/>
          <w:szCs w:val="24"/>
        </w:rPr>
        <w:t xml:space="preserve">Scherrer, Emy. “Understanding the Historic Wampanoag Three Sisters Garden.” </w:t>
      </w:r>
      <w:r w:rsidRPr="00E76174">
        <w:rPr>
          <w:rFonts w:ascii="Times New Roman" w:eastAsia="Times New Roman" w:hAnsi="Times New Roman" w:cs="Times New Roman"/>
          <w:i/>
          <w:iCs/>
          <w:sz w:val="24"/>
          <w:szCs w:val="24"/>
        </w:rPr>
        <w:t>Garden City Harvest</w:t>
      </w:r>
      <w:r w:rsidRPr="00E76174">
        <w:rPr>
          <w:rFonts w:ascii="Times New Roman" w:eastAsia="Times New Roman" w:hAnsi="Times New Roman" w:cs="Times New Roman"/>
          <w:sz w:val="24"/>
          <w:szCs w:val="24"/>
        </w:rPr>
        <w:t xml:space="preserve">, Garden City Harvest, </w:t>
      </w:r>
      <w:hyperlink r:id="rId88" w:history="1">
        <w:r w:rsidRPr="00E76174">
          <w:rPr>
            <w:rStyle w:val="Hyperlink"/>
            <w:rFonts w:ascii="Times New Roman" w:eastAsia="Times New Roman" w:hAnsi="Times New Roman" w:cs="Times New Roman"/>
            <w:sz w:val="24"/>
            <w:szCs w:val="24"/>
          </w:rPr>
          <w:t>https://www.gardencityharvest.org/the-real-dirt-garden-city-harvest-blog/2016/03/30/understanding-the-historic-wampanoag-three-sisters-garden-a-short-lesson-in-folklore-and-planting</w:t>
        </w:r>
      </w:hyperlink>
      <w:r w:rsidRPr="00E76174">
        <w:rPr>
          <w:rFonts w:ascii="Times New Roman" w:eastAsia="Times New Roman" w:hAnsi="Times New Roman" w:cs="Times New Roman"/>
          <w:sz w:val="24"/>
          <w:szCs w:val="24"/>
        </w:rPr>
        <w:t>.</w:t>
      </w:r>
    </w:p>
    <w:p w14:paraId="4D77CD6E" w14:textId="76CC27F0" w:rsidR="53F57581" w:rsidRDefault="53F57581" w:rsidP="7308357D">
      <w:pPr>
        <w:spacing w:line="480" w:lineRule="auto"/>
        <w:ind w:left="567" w:hanging="567"/>
        <w:rPr>
          <w:rFonts w:ascii="Times New Roman" w:eastAsia="Times New Roman" w:hAnsi="Times New Roman" w:cs="Times New Roman"/>
          <w:sz w:val="24"/>
          <w:szCs w:val="24"/>
        </w:rPr>
      </w:pPr>
      <w:r w:rsidRPr="7308357D">
        <w:rPr>
          <w:rFonts w:ascii="Times New Roman" w:eastAsia="Times New Roman" w:hAnsi="Times New Roman" w:cs="Times New Roman"/>
          <w:sz w:val="24"/>
          <w:szCs w:val="24"/>
        </w:rPr>
        <w:t xml:space="preserve">Schultz, Warren. “15 Plants That Give You More Bang for Your Buck.” Country Living, Country Living, 17 Feb. 2021, </w:t>
      </w:r>
      <w:hyperlink r:id="rId89">
        <w:r w:rsidRPr="7308357D">
          <w:rPr>
            <w:rStyle w:val="Hyperlink"/>
            <w:rFonts w:ascii="Times New Roman" w:eastAsia="Times New Roman" w:hAnsi="Times New Roman" w:cs="Times New Roman"/>
            <w:sz w:val="24"/>
            <w:szCs w:val="24"/>
          </w:rPr>
          <w:t>https://www.countryliving.com/gardening/garden-ideas/g1654/best-plants-for-a-garden/</w:t>
        </w:r>
      </w:hyperlink>
      <w:r w:rsidRPr="7308357D">
        <w:rPr>
          <w:rFonts w:ascii="Times New Roman" w:eastAsia="Times New Roman" w:hAnsi="Times New Roman" w:cs="Times New Roman"/>
          <w:sz w:val="24"/>
          <w:szCs w:val="24"/>
        </w:rPr>
        <w:t xml:space="preserve">. </w:t>
      </w:r>
    </w:p>
    <w:p w14:paraId="1B8F5D50" w14:textId="3B222091" w:rsidR="79DF4A58" w:rsidRDefault="79DF4A58" w:rsidP="505D629B">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t xml:space="preserve">Stein, Larry, and Joe Masabni. “Fall Vegetable Gardening Guide for Texas.” Texas A&amp;M AgriLife Extension Service, 13 Aug. 2020, </w:t>
      </w:r>
      <w:hyperlink r:id="rId90">
        <w:r w:rsidRPr="2E350146">
          <w:rPr>
            <w:rStyle w:val="Hyperlink"/>
            <w:rFonts w:ascii="Times New Roman" w:eastAsia="Times New Roman" w:hAnsi="Times New Roman" w:cs="Times New Roman"/>
            <w:sz w:val="24"/>
            <w:szCs w:val="24"/>
          </w:rPr>
          <w:t>https://agrilifeextension.tamu.edu/browse/featured-solutions/gardening-landscaping/fall-vegetable-gardening-guide-for-texas/</w:t>
        </w:r>
      </w:hyperlink>
      <w:r w:rsidRPr="2E350146">
        <w:rPr>
          <w:rFonts w:ascii="Times New Roman" w:eastAsia="Times New Roman" w:hAnsi="Times New Roman" w:cs="Times New Roman"/>
          <w:sz w:val="24"/>
          <w:szCs w:val="24"/>
        </w:rPr>
        <w:t xml:space="preserve">. </w:t>
      </w:r>
    </w:p>
    <w:p w14:paraId="5BFC4BF8" w14:textId="319A5A96" w:rsidR="07C53E62" w:rsidRDefault="07C53E62" w:rsidP="2E350146">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t xml:space="preserve">“10 Easiest Vegetables to Grow at Home.” Almanac.com, 12 Nov. 2021, </w:t>
      </w:r>
      <w:hyperlink r:id="rId91">
        <w:r w:rsidRPr="2E350146">
          <w:rPr>
            <w:rStyle w:val="Hyperlink"/>
            <w:rFonts w:ascii="Times New Roman" w:eastAsia="Times New Roman" w:hAnsi="Times New Roman" w:cs="Times New Roman"/>
            <w:sz w:val="24"/>
            <w:szCs w:val="24"/>
          </w:rPr>
          <w:t>https://www.almanac.com/content/10-easy-vegetables-grow-seed</w:t>
        </w:r>
      </w:hyperlink>
      <w:r w:rsidRPr="2E350146">
        <w:rPr>
          <w:rFonts w:ascii="Times New Roman" w:eastAsia="Times New Roman" w:hAnsi="Times New Roman" w:cs="Times New Roman"/>
          <w:sz w:val="24"/>
          <w:szCs w:val="24"/>
        </w:rPr>
        <w:t>.</w:t>
      </w:r>
    </w:p>
    <w:p w14:paraId="0DD1DA8F" w14:textId="7F91063B" w:rsidR="00B50773" w:rsidRDefault="00B50773" w:rsidP="00B50773">
      <w:pPr>
        <w:spacing w:before="240" w:after="240" w:line="480" w:lineRule="auto"/>
        <w:ind w:left="720" w:hanging="720"/>
        <w:rPr>
          <w:rFonts w:ascii="Times New Roman" w:eastAsia="Times New Roman" w:hAnsi="Times New Roman" w:cs="Times New Roman"/>
          <w:sz w:val="24"/>
          <w:szCs w:val="24"/>
        </w:rPr>
      </w:pPr>
      <w:r w:rsidRPr="00B50773">
        <w:rPr>
          <w:rFonts w:ascii="Times New Roman" w:eastAsia="Times New Roman" w:hAnsi="Times New Roman" w:cs="Times New Roman"/>
          <w:color w:val="000000" w:themeColor="text1"/>
          <w:sz w:val="24"/>
          <w:szCs w:val="24"/>
        </w:rPr>
        <w:t xml:space="preserve">“Texas Herb Gardening – Catnip.” </w:t>
      </w:r>
      <w:r w:rsidR="1A1E0094" w:rsidRPr="505D629B">
        <w:rPr>
          <w:rFonts w:ascii="Times New Roman" w:eastAsia="Times New Roman" w:hAnsi="Times New Roman" w:cs="Times New Roman"/>
          <w:i/>
          <w:iCs/>
          <w:color w:val="000000" w:themeColor="text1"/>
          <w:sz w:val="24"/>
          <w:szCs w:val="24"/>
        </w:rPr>
        <w:t>How to Garden Advice</w:t>
      </w:r>
      <w:r w:rsidR="1A1E0094" w:rsidRPr="505D629B">
        <w:rPr>
          <w:rFonts w:ascii="Times New Roman" w:eastAsia="Times New Roman" w:hAnsi="Times New Roman" w:cs="Times New Roman"/>
          <w:color w:val="000000" w:themeColor="text1"/>
          <w:sz w:val="24"/>
          <w:szCs w:val="24"/>
        </w:rPr>
        <w:t xml:space="preserve">, </w:t>
      </w:r>
      <w:hyperlink r:id="rId92">
        <w:r w:rsidR="3979335B" w:rsidRPr="505D629B">
          <w:rPr>
            <w:rStyle w:val="Hyperlink"/>
            <w:rFonts w:ascii="Times New Roman" w:eastAsia="Times New Roman" w:hAnsi="Times New Roman" w:cs="Times New Roman"/>
            <w:sz w:val="24"/>
            <w:szCs w:val="24"/>
          </w:rPr>
          <w:t>https://www.</w:t>
        </w:r>
        <w:r w:rsidR="1A1E0094" w:rsidRPr="505D629B">
          <w:rPr>
            <w:rStyle w:val="Hyperlink"/>
            <w:rFonts w:ascii="Times New Roman" w:eastAsia="Times New Roman" w:hAnsi="Times New Roman" w:cs="Times New Roman"/>
            <w:sz w:val="24"/>
            <w:szCs w:val="24"/>
          </w:rPr>
          <w:t>howtogardenadvice.com/texas-herb-gardening-catnip/</w:t>
        </w:r>
      </w:hyperlink>
      <w:r w:rsidR="1A1E0094" w:rsidRPr="505D629B">
        <w:rPr>
          <w:rFonts w:ascii="Times New Roman" w:eastAsia="Times New Roman" w:hAnsi="Times New Roman" w:cs="Times New Roman"/>
          <w:color w:val="000000" w:themeColor="text1"/>
          <w:sz w:val="24"/>
          <w:szCs w:val="24"/>
        </w:rPr>
        <w:t>.</w:t>
      </w:r>
      <w:r w:rsidR="1CB7FF9A" w:rsidRPr="505D629B">
        <w:rPr>
          <w:rFonts w:ascii="Times New Roman" w:eastAsia="Times New Roman" w:hAnsi="Times New Roman" w:cs="Times New Roman"/>
          <w:color w:val="000000" w:themeColor="text1"/>
          <w:sz w:val="24"/>
          <w:szCs w:val="24"/>
        </w:rPr>
        <w:t xml:space="preserve"> </w:t>
      </w:r>
    </w:p>
    <w:p w14:paraId="6135D7BF" w14:textId="2926AFC6" w:rsidR="004A40C8" w:rsidRDefault="004A40C8" w:rsidP="00877791">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t xml:space="preserve">Thompson, Richard. “Gardening for Health: A Regular Dose of Gardening.” </w:t>
      </w:r>
      <w:r w:rsidRPr="7BD82EF4">
        <w:rPr>
          <w:rFonts w:ascii="Times New Roman" w:eastAsia="Times New Roman" w:hAnsi="Times New Roman" w:cs="Times New Roman"/>
          <w:i/>
          <w:iCs/>
          <w:sz w:val="24"/>
          <w:szCs w:val="24"/>
        </w:rPr>
        <w:t>Clinical Medicine</w:t>
      </w:r>
      <w:r w:rsidRPr="7BD82EF4">
        <w:rPr>
          <w:rFonts w:ascii="Times New Roman" w:eastAsia="Times New Roman" w:hAnsi="Times New Roman" w:cs="Times New Roman"/>
          <w:sz w:val="24"/>
          <w:szCs w:val="24"/>
        </w:rPr>
        <w:t xml:space="preserve">, Royal College of Physicians, June 2018, </w:t>
      </w:r>
      <w:hyperlink r:id="rId93">
        <w:r w:rsidRPr="7BD82EF4">
          <w:rPr>
            <w:rStyle w:val="Hyperlink"/>
            <w:rFonts w:ascii="Times New Roman" w:eastAsia="Times New Roman" w:hAnsi="Times New Roman" w:cs="Times New Roman"/>
            <w:sz w:val="24"/>
            <w:szCs w:val="24"/>
          </w:rPr>
          <w:t>https://www.ncbi.nlm.nih.gov/pmc/articles/PMC6334070/</w:t>
        </w:r>
      </w:hyperlink>
      <w:r w:rsidRPr="7BD82EF4">
        <w:rPr>
          <w:rFonts w:ascii="Times New Roman" w:eastAsia="Times New Roman" w:hAnsi="Times New Roman" w:cs="Times New Roman"/>
          <w:sz w:val="24"/>
          <w:szCs w:val="24"/>
        </w:rPr>
        <w:t xml:space="preserve">. </w:t>
      </w:r>
    </w:p>
    <w:p w14:paraId="68AD75AE" w14:textId="1E4D99C6" w:rsidR="001F1507" w:rsidRDefault="001F1507" w:rsidP="00877791">
      <w:pPr>
        <w:pStyle w:val="NormalWeb"/>
        <w:spacing w:line="480" w:lineRule="auto"/>
        <w:ind w:left="567" w:hanging="567"/>
      </w:pPr>
      <w:r>
        <w:lastRenderedPageBreak/>
        <w:t xml:space="preserve">“The Three Sisters: Corn, Beans, and Squash.” </w:t>
      </w:r>
      <w:r>
        <w:rPr>
          <w:i/>
          <w:iCs/>
        </w:rPr>
        <w:t>Almanac.com</w:t>
      </w:r>
      <w:r>
        <w:t xml:space="preserve">, 12 Nov. 2021, </w:t>
      </w:r>
      <w:hyperlink r:id="rId94">
        <w:r w:rsidRPr="191FB0F5">
          <w:rPr>
            <w:rStyle w:val="Hyperlink"/>
          </w:rPr>
          <w:t>https://www.almanac.com/content/three-sisters-corn-bean-and-squash</w:t>
        </w:r>
      </w:hyperlink>
      <w:r>
        <w:t xml:space="preserve">. </w:t>
      </w:r>
    </w:p>
    <w:p w14:paraId="10138BF3" w14:textId="0BC0EDB3" w:rsidR="0612A563" w:rsidRDefault="0612A563" w:rsidP="7308357D">
      <w:pPr>
        <w:pStyle w:val="NormalWeb"/>
        <w:spacing w:line="480" w:lineRule="auto"/>
        <w:ind w:left="567" w:hanging="567"/>
      </w:pPr>
      <w:r w:rsidRPr="7308357D">
        <w:t xml:space="preserve">“UT Farm Stand.” University Housing and Dining | The University of Texas at Austin, </w:t>
      </w:r>
      <w:hyperlink r:id="rId95">
        <w:r w:rsidRPr="7308357D">
          <w:rPr>
            <w:rStyle w:val="Hyperlink"/>
          </w:rPr>
          <w:t>https://housing.utexas.edu/sustain/ut-farm-stand</w:t>
        </w:r>
      </w:hyperlink>
      <w:r w:rsidRPr="7308357D">
        <w:t xml:space="preserve">. </w:t>
      </w:r>
    </w:p>
    <w:p w14:paraId="75EB6232" w14:textId="50F43D42" w:rsidR="004A40C8" w:rsidRDefault="004A40C8" w:rsidP="00877791">
      <w:pPr>
        <w:spacing w:line="480" w:lineRule="auto"/>
        <w:ind w:left="567" w:hanging="567"/>
        <w:rPr>
          <w:rFonts w:ascii="Times New Roman" w:eastAsia="Times New Roman" w:hAnsi="Times New Roman" w:cs="Times New Roman"/>
          <w:sz w:val="24"/>
          <w:szCs w:val="24"/>
        </w:rPr>
      </w:pPr>
      <w:r w:rsidRPr="7BD82EF4">
        <w:rPr>
          <w:rFonts w:ascii="Times New Roman" w:eastAsia="Times New Roman" w:hAnsi="Times New Roman" w:cs="Times New Roman"/>
          <w:sz w:val="24"/>
          <w:szCs w:val="24"/>
        </w:rPr>
        <w:t xml:space="preserve">UTA Sustainability. “Community Garden and Composting.” </w:t>
      </w:r>
      <w:r w:rsidRPr="7BD82EF4">
        <w:rPr>
          <w:rFonts w:ascii="Times New Roman" w:eastAsia="Times New Roman" w:hAnsi="Times New Roman" w:cs="Times New Roman"/>
          <w:i/>
          <w:iCs/>
          <w:sz w:val="24"/>
          <w:szCs w:val="24"/>
        </w:rPr>
        <w:t>UTA Sustainability</w:t>
      </w:r>
      <w:r w:rsidRPr="7BD82EF4">
        <w:rPr>
          <w:rFonts w:ascii="Times New Roman" w:eastAsia="Times New Roman" w:hAnsi="Times New Roman" w:cs="Times New Roman"/>
          <w:sz w:val="24"/>
          <w:szCs w:val="24"/>
        </w:rPr>
        <w:t xml:space="preserve">, 13 May 2021, </w:t>
      </w:r>
      <w:hyperlink r:id="rId96">
        <w:r w:rsidRPr="7BD82EF4">
          <w:rPr>
            <w:rStyle w:val="Hyperlink"/>
            <w:rFonts w:ascii="Times New Roman" w:eastAsia="Times New Roman" w:hAnsi="Times New Roman" w:cs="Times New Roman"/>
            <w:sz w:val="24"/>
            <w:szCs w:val="24"/>
          </w:rPr>
          <w:t>https://sustainability.uta.edu/community-garden-and-composting/</w:t>
        </w:r>
      </w:hyperlink>
      <w:r w:rsidRPr="7BD82EF4">
        <w:rPr>
          <w:rFonts w:ascii="Times New Roman" w:eastAsia="Times New Roman" w:hAnsi="Times New Roman" w:cs="Times New Roman"/>
          <w:sz w:val="24"/>
          <w:szCs w:val="24"/>
        </w:rPr>
        <w:t xml:space="preserve">. </w:t>
      </w:r>
    </w:p>
    <w:p w14:paraId="6AE57DEF" w14:textId="332A7293" w:rsidR="76C2DA44" w:rsidRDefault="76C2DA44" w:rsidP="2E350146">
      <w:pPr>
        <w:spacing w:line="480" w:lineRule="auto"/>
        <w:ind w:left="567" w:hanging="567"/>
      </w:pPr>
      <w:r w:rsidRPr="2E350146">
        <w:rPr>
          <w:rFonts w:ascii="Times New Roman" w:eastAsia="Times New Roman" w:hAnsi="Times New Roman" w:cs="Times New Roman"/>
          <w:sz w:val="24"/>
          <w:szCs w:val="24"/>
        </w:rPr>
        <w:t xml:space="preserve">van der Kooij, Han. “What Is the Difference between Organic and Mineral Fertilizers? .” </w:t>
      </w:r>
      <w:r w:rsidRPr="2E350146">
        <w:rPr>
          <w:rFonts w:ascii="Times New Roman" w:eastAsia="Times New Roman" w:hAnsi="Times New Roman" w:cs="Times New Roman"/>
          <w:i/>
          <w:iCs/>
          <w:sz w:val="24"/>
          <w:szCs w:val="24"/>
        </w:rPr>
        <w:t>English</w:t>
      </w:r>
      <w:r w:rsidRPr="2E350146">
        <w:rPr>
          <w:rFonts w:ascii="Times New Roman" w:eastAsia="Times New Roman" w:hAnsi="Times New Roman" w:cs="Times New Roman"/>
          <w:sz w:val="24"/>
          <w:szCs w:val="24"/>
        </w:rPr>
        <w:t xml:space="preserve">, 6 Nov. 2020, </w:t>
      </w:r>
      <w:hyperlink r:id="rId97">
        <w:r w:rsidRPr="2E350146">
          <w:rPr>
            <w:rStyle w:val="Hyperlink"/>
            <w:rFonts w:ascii="Times New Roman" w:eastAsia="Times New Roman" w:hAnsi="Times New Roman" w:cs="Times New Roman"/>
            <w:sz w:val="24"/>
            <w:szCs w:val="24"/>
          </w:rPr>
          <w:t>https://royalbrinkman.com/knowledge-center/crop-care/difference-organic-mineral-fertilizers</w:t>
        </w:r>
      </w:hyperlink>
      <w:r w:rsidRPr="2E350146">
        <w:rPr>
          <w:rFonts w:ascii="Times New Roman" w:eastAsia="Times New Roman" w:hAnsi="Times New Roman" w:cs="Times New Roman"/>
          <w:sz w:val="24"/>
          <w:szCs w:val="24"/>
        </w:rPr>
        <w:t>.</w:t>
      </w:r>
    </w:p>
    <w:p w14:paraId="5418AABC" w14:textId="5F33B803" w:rsidR="00C3648E" w:rsidRPr="00C3648E" w:rsidRDefault="00C3648E" w:rsidP="00C3648E">
      <w:pPr>
        <w:spacing w:line="480" w:lineRule="auto"/>
        <w:ind w:left="720" w:hanging="720"/>
        <w:rPr>
          <w:rFonts w:ascii="Times New Roman" w:hAnsi="Times New Roman" w:cs="Times New Roman"/>
          <w:sz w:val="24"/>
          <w:szCs w:val="24"/>
        </w:rPr>
      </w:pPr>
      <w:r w:rsidRPr="505D629B">
        <w:rPr>
          <w:rFonts w:ascii="Times New Roman" w:hAnsi="Times New Roman" w:cs="Times New Roman"/>
          <w:color w:val="000000" w:themeColor="text1"/>
          <w:sz w:val="24"/>
          <w:szCs w:val="24"/>
        </w:rPr>
        <w:t xml:space="preserve">Vanderlinden, Colleen. “How to Grow Butterfly Weed.” </w:t>
      </w:r>
      <w:r w:rsidRPr="505D629B">
        <w:rPr>
          <w:rFonts w:ascii="Times New Roman" w:hAnsi="Times New Roman" w:cs="Times New Roman"/>
          <w:i/>
          <w:color w:val="000000" w:themeColor="text1"/>
          <w:sz w:val="24"/>
          <w:szCs w:val="24"/>
        </w:rPr>
        <w:t>The Spruce</w:t>
      </w:r>
      <w:r w:rsidRPr="505D629B">
        <w:rPr>
          <w:rFonts w:ascii="Times New Roman" w:hAnsi="Times New Roman" w:cs="Times New Roman"/>
          <w:color w:val="000000" w:themeColor="text1"/>
          <w:sz w:val="24"/>
          <w:szCs w:val="24"/>
        </w:rPr>
        <w:t xml:space="preserve">, The Spruce, 14 Sept. </w:t>
      </w:r>
      <w:r w:rsidR="4D174360" w:rsidRPr="505D629B">
        <w:rPr>
          <w:rFonts w:ascii="Times New Roman" w:hAnsi="Times New Roman" w:cs="Times New Roman"/>
          <w:color w:val="000000" w:themeColor="text1"/>
          <w:sz w:val="24"/>
          <w:szCs w:val="24"/>
        </w:rPr>
        <w:t xml:space="preserve">2021, </w:t>
      </w:r>
      <w:hyperlink r:id="rId98">
        <w:r w:rsidR="0C7ED7DA" w:rsidRPr="505D629B">
          <w:rPr>
            <w:rStyle w:val="Hyperlink"/>
            <w:rFonts w:ascii="Times New Roman" w:hAnsi="Times New Roman" w:cs="Times New Roman"/>
            <w:sz w:val="24"/>
            <w:szCs w:val="24"/>
          </w:rPr>
          <w:t>https://</w:t>
        </w:r>
        <w:r w:rsidR="4D174360" w:rsidRPr="505D629B">
          <w:rPr>
            <w:rStyle w:val="Hyperlink"/>
            <w:rFonts w:ascii="Times New Roman" w:hAnsi="Times New Roman" w:cs="Times New Roman"/>
            <w:sz w:val="24"/>
            <w:szCs w:val="24"/>
          </w:rPr>
          <w:t>www.thespruce.com/growing-butterfly-weed-in-your-garden-2539531</w:t>
        </w:r>
      </w:hyperlink>
      <w:r w:rsidR="4D174360" w:rsidRPr="505D629B">
        <w:rPr>
          <w:rFonts w:ascii="Times New Roman" w:hAnsi="Times New Roman" w:cs="Times New Roman"/>
          <w:color w:val="000000" w:themeColor="text1"/>
          <w:sz w:val="24"/>
          <w:szCs w:val="24"/>
        </w:rPr>
        <w:t>.</w:t>
      </w:r>
      <w:r w:rsidR="0956DA13" w:rsidRPr="505D629B">
        <w:rPr>
          <w:rFonts w:ascii="Times New Roman" w:hAnsi="Times New Roman" w:cs="Times New Roman"/>
          <w:color w:val="000000" w:themeColor="text1"/>
          <w:sz w:val="24"/>
          <w:szCs w:val="24"/>
        </w:rPr>
        <w:t xml:space="preserve"> </w:t>
      </w:r>
    </w:p>
    <w:p w14:paraId="7E11962A" w14:textId="50F43D42" w:rsidR="004A40C8" w:rsidRPr="00D54BA6" w:rsidRDefault="004A40C8" w:rsidP="00877791">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Vanheems, Benedict. “Cover Crops to Recharge Your Soil This Winter!” </w:t>
      </w:r>
      <w:r w:rsidRPr="7BD82EF4">
        <w:rPr>
          <w:rFonts w:ascii="Times New Roman" w:eastAsia="Times New Roman" w:hAnsi="Times New Roman" w:cs="Times New Roman"/>
          <w:i/>
          <w:iCs/>
          <w:sz w:val="24"/>
          <w:szCs w:val="24"/>
        </w:rPr>
        <w:t>GrowVeg</w:t>
      </w:r>
      <w:r w:rsidRPr="7BD82EF4">
        <w:rPr>
          <w:rFonts w:ascii="Times New Roman" w:eastAsia="Times New Roman" w:hAnsi="Times New Roman" w:cs="Times New Roman"/>
          <w:sz w:val="24"/>
          <w:szCs w:val="24"/>
        </w:rPr>
        <w:t xml:space="preserve">, 9 Sept. 2017, </w:t>
      </w:r>
      <w:hyperlink r:id="rId99">
        <w:r w:rsidRPr="7BD82EF4">
          <w:rPr>
            <w:rStyle w:val="Hyperlink"/>
            <w:rFonts w:ascii="Times New Roman" w:eastAsia="Times New Roman" w:hAnsi="Times New Roman" w:cs="Times New Roman"/>
            <w:sz w:val="24"/>
            <w:szCs w:val="24"/>
          </w:rPr>
          <w:t>https://www.growveg.com/guides/cover-crops-to-recharge-your-soil-this-winter/</w:t>
        </w:r>
      </w:hyperlink>
      <w:r w:rsidRPr="7BD82EF4">
        <w:rPr>
          <w:rFonts w:ascii="Times New Roman" w:eastAsia="Times New Roman" w:hAnsi="Times New Roman" w:cs="Times New Roman"/>
          <w:sz w:val="24"/>
          <w:szCs w:val="24"/>
        </w:rPr>
        <w:t xml:space="preserve">. </w:t>
      </w:r>
    </w:p>
    <w:p w14:paraId="3E5107C8" w14:textId="47C035B3" w:rsidR="1FB306CE" w:rsidRPr="00D54BA6" w:rsidRDefault="004A40C8" w:rsidP="000D4425">
      <w:pPr>
        <w:spacing w:line="480" w:lineRule="auto"/>
        <w:ind w:left="567" w:hanging="567"/>
        <w:rPr>
          <w:rFonts w:ascii="Times New Roman" w:hAnsi="Times New Roman" w:cs="Times New Roman"/>
          <w:sz w:val="24"/>
          <w:szCs w:val="24"/>
        </w:rPr>
      </w:pPr>
      <w:r w:rsidRPr="7BD82EF4">
        <w:rPr>
          <w:rFonts w:ascii="Times New Roman" w:eastAsia="Times New Roman" w:hAnsi="Times New Roman" w:cs="Times New Roman"/>
          <w:sz w:val="24"/>
          <w:szCs w:val="24"/>
        </w:rPr>
        <w:t xml:space="preserve">“Violet.” </w:t>
      </w:r>
      <w:r w:rsidRPr="7BD82EF4">
        <w:rPr>
          <w:rFonts w:ascii="Times New Roman" w:eastAsia="Times New Roman" w:hAnsi="Times New Roman" w:cs="Times New Roman"/>
          <w:i/>
          <w:iCs/>
          <w:sz w:val="24"/>
          <w:szCs w:val="24"/>
        </w:rPr>
        <w:t>Lovingly</w:t>
      </w:r>
      <w:r w:rsidRPr="7BD82EF4">
        <w:rPr>
          <w:rFonts w:ascii="Times New Roman" w:eastAsia="Times New Roman" w:hAnsi="Times New Roman" w:cs="Times New Roman"/>
          <w:sz w:val="24"/>
          <w:szCs w:val="24"/>
        </w:rPr>
        <w:t xml:space="preserve">, 20 Aug. 2021, </w:t>
      </w:r>
      <w:hyperlink r:id="rId100">
        <w:r w:rsidRPr="7BD82EF4">
          <w:rPr>
            <w:rStyle w:val="Hyperlink"/>
            <w:rFonts w:ascii="Times New Roman" w:eastAsia="Times New Roman" w:hAnsi="Times New Roman" w:cs="Times New Roman"/>
            <w:sz w:val="24"/>
            <w:szCs w:val="24"/>
          </w:rPr>
          <w:t>https://www.lovingly.com/featured-content/flower-meanings/violet/</w:t>
        </w:r>
      </w:hyperlink>
      <w:r w:rsidRPr="7BD82EF4">
        <w:rPr>
          <w:rFonts w:ascii="Times New Roman" w:eastAsia="Times New Roman" w:hAnsi="Times New Roman" w:cs="Times New Roman"/>
          <w:sz w:val="24"/>
          <w:szCs w:val="24"/>
        </w:rPr>
        <w:t>.</w:t>
      </w:r>
    </w:p>
    <w:p w14:paraId="34654AAB" w14:textId="7115AD64" w:rsidR="686DC02A" w:rsidRDefault="686DC02A" w:rsidP="505D629B">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t xml:space="preserve">Wahl, Corey. “Seed Companies for Texas Gardeners.” Growing in Texas, 7 Jan. 2019, </w:t>
      </w:r>
      <w:hyperlink r:id="rId101">
        <w:r w:rsidRPr="2E350146">
          <w:rPr>
            <w:rStyle w:val="Hyperlink"/>
            <w:rFonts w:ascii="Times New Roman" w:eastAsia="Times New Roman" w:hAnsi="Times New Roman" w:cs="Times New Roman"/>
            <w:sz w:val="24"/>
            <w:szCs w:val="24"/>
          </w:rPr>
          <w:t>https://www.growingintexas.com/blog/seedcompaniesfortexas</w:t>
        </w:r>
      </w:hyperlink>
      <w:r w:rsidRPr="2E350146">
        <w:rPr>
          <w:rFonts w:ascii="Times New Roman" w:eastAsia="Times New Roman" w:hAnsi="Times New Roman" w:cs="Times New Roman"/>
          <w:sz w:val="24"/>
          <w:szCs w:val="24"/>
        </w:rPr>
        <w:t xml:space="preserve">. </w:t>
      </w:r>
    </w:p>
    <w:p w14:paraId="5281B6CA" w14:textId="0BA0E189" w:rsidR="4DB8A48A" w:rsidRDefault="4DB8A48A" w:rsidP="2E350146">
      <w:pPr>
        <w:spacing w:line="480" w:lineRule="auto"/>
        <w:ind w:left="567" w:hanging="567"/>
      </w:pPr>
      <w:r w:rsidRPr="2E350146">
        <w:rPr>
          <w:rFonts w:ascii="Times New Roman" w:eastAsia="Times New Roman" w:hAnsi="Times New Roman" w:cs="Times New Roman"/>
          <w:sz w:val="24"/>
          <w:szCs w:val="24"/>
        </w:rPr>
        <w:t xml:space="preserve">“When to Plant Spinach in Texas (Best Planting Season).” </w:t>
      </w:r>
      <w:r w:rsidRPr="2E350146">
        <w:rPr>
          <w:rFonts w:ascii="Times New Roman" w:eastAsia="Times New Roman" w:hAnsi="Times New Roman" w:cs="Times New Roman"/>
          <w:i/>
          <w:iCs/>
          <w:sz w:val="24"/>
          <w:szCs w:val="24"/>
        </w:rPr>
        <w:t>GardeningBank</w:t>
      </w:r>
      <w:r w:rsidRPr="2E350146">
        <w:rPr>
          <w:rFonts w:ascii="Times New Roman" w:eastAsia="Times New Roman" w:hAnsi="Times New Roman" w:cs="Times New Roman"/>
          <w:sz w:val="24"/>
          <w:szCs w:val="24"/>
        </w:rPr>
        <w:t xml:space="preserve">, 7 July 2020, </w:t>
      </w:r>
      <w:hyperlink r:id="rId102" w:anchor=":~:text=1%20After%20you%20have%20chosen%20the%20site%20you,pressure%20by%20pressing%20down%20on%20the%20soil.%20">
        <w:r w:rsidRPr="2E350146">
          <w:rPr>
            <w:rStyle w:val="Hyperlink"/>
            <w:rFonts w:ascii="Times New Roman" w:eastAsia="Times New Roman" w:hAnsi="Times New Roman" w:cs="Times New Roman"/>
            <w:sz w:val="24"/>
            <w:szCs w:val="24"/>
          </w:rPr>
          <w:t>https://gardeningbank.com/when-to-plant-spinach-in-texas/#:~:text=1%20After%20you%20have%20chosen%20the%20site%20you,pressure%20by%20pressing%20down%20on%20the%20soil.%20</w:t>
        </w:r>
      </w:hyperlink>
      <w:r w:rsidRPr="2E350146">
        <w:rPr>
          <w:rFonts w:ascii="Times New Roman" w:eastAsia="Times New Roman" w:hAnsi="Times New Roman" w:cs="Times New Roman"/>
          <w:sz w:val="24"/>
          <w:szCs w:val="24"/>
        </w:rPr>
        <w:t>.</w:t>
      </w:r>
    </w:p>
    <w:p w14:paraId="466CDB5A" w14:textId="3A18C2AD" w:rsidR="2B759B19" w:rsidRDefault="616EF1E4" w:rsidP="505D629B">
      <w:pPr>
        <w:spacing w:line="480" w:lineRule="auto"/>
        <w:ind w:left="567" w:hanging="567"/>
        <w:rPr>
          <w:rFonts w:ascii="Times New Roman" w:eastAsia="Times New Roman" w:hAnsi="Times New Roman" w:cs="Times New Roman"/>
          <w:sz w:val="24"/>
          <w:szCs w:val="24"/>
        </w:rPr>
      </w:pPr>
      <w:r w:rsidRPr="2E350146">
        <w:rPr>
          <w:rFonts w:ascii="Times New Roman" w:eastAsia="Times New Roman" w:hAnsi="Times New Roman" w:cs="Times New Roman"/>
          <w:sz w:val="24"/>
          <w:szCs w:val="24"/>
        </w:rPr>
        <w:lastRenderedPageBreak/>
        <w:t xml:space="preserve">Whittaker, Luke, and Katie Dillon. “Glass Fence Guide: The Pros + Cons of Glass Fencing: Install-It-Direct.” </w:t>
      </w:r>
      <w:r w:rsidRPr="2E350146">
        <w:rPr>
          <w:rFonts w:ascii="Times New Roman" w:eastAsia="Times New Roman" w:hAnsi="Times New Roman" w:cs="Times New Roman"/>
          <w:i/>
          <w:iCs/>
          <w:sz w:val="24"/>
          <w:szCs w:val="24"/>
        </w:rPr>
        <w:t>INSTALLITDIRECT</w:t>
      </w:r>
      <w:r w:rsidRPr="2E350146">
        <w:rPr>
          <w:rFonts w:ascii="Times New Roman" w:eastAsia="Times New Roman" w:hAnsi="Times New Roman" w:cs="Times New Roman"/>
          <w:sz w:val="24"/>
          <w:szCs w:val="24"/>
        </w:rPr>
        <w:t xml:space="preserve">, </w:t>
      </w:r>
      <w:hyperlink r:id="rId103">
        <w:r w:rsidR="533744B3" w:rsidRPr="2E350146">
          <w:rPr>
            <w:rStyle w:val="Hyperlink"/>
            <w:rFonts w:ascii="Times New Roman" w:eastAsia="Times New Roman" w:hAnsi="Times New Roman" w:cs="Times New Roman"/>
            <w:sz w:val="24"/>
            <w:szCs w:val="24"/>
          </w:rPr>
          <w:t>https://</w:t>
        </w:r>
        <w:r w:rsidRPr="2E350146">
          <w:rPr>
            <w:rStyle w:val="Hyperlink"/>
            <w:rFonts w:ascii="Times New Roman" w:eastAsia="Times New Roman" w:hAnsi="Times New Roman" w:cs="Times New Roman"/>
            <w:sz w:val="24"/>
            <w:szCs w:val="24"/>
          </w:rPr>
          <w:t>www.installitdirect.com/learn/glass-fence/</w:t>
        </w:r>
      </w:hyperlink>
      <w:r w:rsidRPr="2E350146">
        <w:rPr>
          <w:rFonts w:ascii="Times New Roman" w:eastAsia="Times New Roman" w:hAnsi="Times New Roman" w:cs="Times New Roman"/>
          <w:sz w:val="24"/>
          <w:szCs w:val="24"/>
        </w:rPr>
        <w:t>.</w:t>
      </w:r>
    </w:p>
    <w:p w14:paraId="0F34A3A2" w14:textId="32624EF7" w:rsidR="6821755C" w:rsidRDefault="6821755C" w:rsidP="2E350146">
      <w:pPr>
        <w:spacing w:line="480" w:lineRule="auto"/>
        <w:ind w:left="567" w:hanging="567"/>
      </w:pPr>
      <w:r w:rsidRPr="2E350146">
        <w:rPr>
          <w:rFonts w:ascii="Times New Roman" w:eastAsia="Times New Roman" w:hAnsi="Times New Roman" w:cs="Times New Roman"/>
          <w:sz w:val="24"/>
          <w:szCs w:val="24"/>
        </w:rPr>
        <w:t xml:space="preserve">Works-Leary, Callie. “North Texas Planting Calendar for Spring &amp; Summer: The Dallas Garden.” </w:t>
      </w:r>
      <w:r w:rsidRPr="2E350146">
        <w:rPr>
          <w:rFonts w:ascii="Times New Roman" w:eastAsia="Times New Roman" w:hAnsi="Times New Roman" w:cs="Times New Roman"/>
          <w:i/>
          <w:iCs/>
          <w:sz w:val="24"/>
          <w:szCs w:val="24"/>
        </w:rPr>
        <w:t>The Dallas Garden School</w:t>
      </w:r>
      <w:r w:rsidRPr="2E350146">
        <w:rPr>
          <w:rFonts w:ascii="Times New Roman" w:eastAsia="Times New Roman" w:hAnsi="Times New Roman" w:cs="Times New Roman"/>
          <w:sz w:val="24"/>
          <w:szCs w:val="24"/>
        </w:rPr>
        <w:t xml:space="preserve">, 27 July 2021, </w:t>
      </w:r>
      <w:hyperlink r:id="rId104" w:anchor=":~:text=North%20Texas%20Spring%20Planting%20Schedule%20by%20Date%20,%20%20%20%208%20more%20rows%20">
        <w:r w:rsidRPr="2E350146">
          <w:rPr>
            <w:rStyle w:val="Hyperlink"/>
            <w:rFonts w:ascii="Times New Roman" w:eastAsia="Times New Roman" w:hAnsi="Times New Roman" w:cs="Times New Roman"/>
            <w:sz w:val="24"/>
            <w:szCs w:val="24"/>
          </w:rPr>
          <w:t>https://thedallasgarden.com/spring-planting-calendar-for-north-texas/#:~:text=North%20Texas%20Spring%20Planting%20Schedule%20by%20Date%20,%20%20%20%208%20more%20rows%20</w:t>
        </w:r>
      </w:hyperlink>
      <w:r w:rsidRPr="2E350146">
        <w:rPr>
          <w:rFonts w:ascii="Times New Roman" w:eastAsia="Times New Roman" w:hAnsi="Times New Roman" w:cs="Times New Roman"/>
          <w:sz w:val="24"/>
          <w:szCs w:val="24"/>
        </w:rPr>
        <w:t>.</w:t>
      </w:r>
    </w:p>
    <w:p w14:paraId="06D5769B" w14:textId="32624EF7" w:rsidR="1FB306CE" w:rsidRDefault="1FB306CE" w:rsidP="2E350146">
      <w:pPr>
        <w:spacing w:line="480" w:lineRule="auto"/>
        <w:rPr>
          <w:rFonts w:ascii="Times New Roman" w:eastAsia="Times New Roman" w:hAnsi="Times New Roman" w:cs="Times New Roman"/>
          <w:sz w:val="24"/>
          <w:szCs w:val="24"/>
        </w:rPr>
      </w:pPr>
    </w:p>
    <w:sectPr w:rsidR="1FB306CE">
      <w:headerReference w:type="default" r:id="rId105"/>
      <w:footerReference w:type="default" r:id="rId10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ahlou, Ryan Patrick" w:date="2021-12-07T04:42:00Z" w:initials="LRP">
    <w:p w14:paraId="7740BCFA" w14:textId="77777777" w:rsidR="00E75570" w:rsidRDefault="00BD72DF">
      <w:pPr>
        <w:pStyle w:val="CommentText"/>
      </w:pPr>
      <w:r>
        <w:rPr>
          <w:rStyle w:val="CommentReference"/>
        </w:rPr>
        <w:annotationRef/>
      </w:r>
      <w:r w:rsidR="002E7F05">
        <w:t>The formatting of the Poll Result section needs work</w:t>
      </w:r>
      <w:r w:rsidR="00E75570">
        <w:t>.</w:t>
      </w:r>
      <w:r>
        <w:rPr>
          <w:rStyle w:val="CommentReference"/>
        </w:rPr>
        <w:annotationRef/>
      </w:r>
    </w:p>
    <w:p w14:paraId="368B254A" w14:textId="49EA9ECC" w:rsidR="00E75570" w:rsidRDefault="00E75570">
      <w:pPr>
        <w:pStyle w:val="CommentText"/>
      </w:pPr>
      <w:r>
        <w:t xml:space="preserve">Perhaps rework into something more </w:t>
      </w:r>
      <w:r w:rsidR="00D74AA4">
        <w:t>concise with the fitting of the entire project?</w:t>
      </w:r>
    </w:p>
  </w:comment>
  <w:comment w:id="4" w:author="Utter, Isabelle Renae" w:date="2021-12-07T11:39:00Z" w:initials="UR">
    <w:p w14:paraId="4E9E4A87" w14:textId="2163E6D8" w:rsidR="0FC18CC1" w:rsidRDefault="0FC18CC1">
      <w:pPr>
        <w:pStyle w:val="CommentText"/>
      </w:pPr>
      <w:r>
        <w:t>Do you mean we should cut out what is not necessary data for the project? or shorten the descriptions of the data?</w:t>
      </w:r>
      <w:r>
        <w:rPr>
          <w:rStyle w:val="CommentReference"/>
        </w:rPr>
        <w:annotationRef/>
      </w:r>
      <w:r>
        <w:rPr>
          <w:rStyle w:val="CommentReference"/>
        </w:rPr>
        <w:annotationRef/>
      </w:r>
    </w:p>
  </w:comment>
  <w:comment w:id="5" w:author="Reigh, Trevor" w:date="2021-12-05T03:15:00Z" w:initials="RT">
    <w:p w14:paraId="09525D86" w14:textId="706F608E" w:rsidR="00992301" w:rsidRDefault="00992301">
      <w:pPr>
        <w:pStyle w:val="CommentText"/>
      </w:pPr>
      <w:r>
        <w:rPr>
          <w:rStyle w:val="CommentReference"/>
        </w:rPr>
        <w:annotationRef/>
      </w:r>
      <w:r>
        <w:t xml:space="preserve">We need some general introduction about </w:t>
      </w:r>
      <w:r w:rsidR="00614F80">
        <w:t xml:space="preserve">factors to consider for plant selection. </w:t>
      </w:r>
      <w:r w:rsidR="00152B67">
        <w:t>I wrote some and can write more once all the seasonal sections are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8B254A" w15:done="0"/>
  <w15:commentEx w15:paraId="4E9E4A87" w15:paraIdParent="368B254A" w15:done="0"/>
  <w15:commentEx w15:paraId="09525D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9649E" w16cex:dateUtc="2021-12-07T10:42:00Z"/>
  <w16cex:commentExtensible w16cex:durableId="22E573ED" w16cex:dateUtc="2021-12-07T17:39:00Z"/>
  <w16cex:commentExtensible w16cex:durableId="2556AD3D" w16cex:dateUtc="2021-12-0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8B254A" w16cid:durableId="2559649E"/>
  <w16cid:commentId w16cid:paraId="4E9E4A87" w16cid:durableId="22E573ED"/>
  <w16cid:commentId w16cid:paraId="09525D86" w16cid:durableId="2556A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AE6CE" w14:textId="77777777" w:rsidR="00507AC9" w:rsidRDefault="00507AC9">
      <w:pPr>
        <w:spacing w:after="0" w:line="240" w:lineRule="auto"/>
      </w:pPr>
      <w:r>
        <w:separator/>
      </w:r>
    </w:p>
  </w:endnote>
  <w:endnote w:type="continuationSeparator" w:id="0">
    <w:p w14:paraId="1E72EE64" w14:textId="77777777" w:rsidR="00507AC9" w:rsidRDefault="00507AC9">
      <w:pPr>
        <w:spacing w:after="0" w:line="240" w:lineRule="auto"/>
      </w:pPr>
      <w:r>
        <w:continuationSeparator/>
      </w:r>
    </w:p>
  </w:endnote>
  <w:endnote w:type="continuationNotice" w:id="1">
    <w:p w14:paraId="63EAC439" w14:textId="77777777" w:rsidR="00507AC9" w:rsidRDefault="00507A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94CD670" w14:paraId="3BD81CCD" w14:textId="77777777" w:rsidTr="394CD670">
      <w:tc>
        <w:tcPr>
          <w:tcW w:w="3120" w:type="dxa"/>
        </w:tcPr>
        <w:p w14:paraId="6923B25D" w14:textId="68F2D974" w:rsidR="394CD670" w:rsidRDefault="394CD670" w:rsidP="394CD670">
          <w:pPr>
            <w:pStyle w:val="Header"/>
            <w:ind w:left="-115"/>
          </w:pPr>
        </w:p>
      </w:tc>
      <w:tc>
        <w:tcPr>
          <w:tcW w:w="3120" w:type="dxa"/>
        </w:tcPr>
        <w:p w14:paraId="704A01B6" w14:textId="2B175232" w:rsidR="394CD670" w:rsidRDefault="394CD670" w:rsidP="394CD670">
          <w:pPr>
            <w:pStyle w:val="Header"/>
            <w:jc w:val="center"/>
          </w:pPr>
        </w:p>
      </w:tc>
      <w:tc>
        <w:tcPr>
          <w:tcW w:w="3120" w:type="dxa"/>
        </w:tcPr>
        <w:p w14:paraId="3C5E8305" w14:textId="32046437" w:rsidR="394CD670" w:rsidRDefault="394CD670" w:rsidP="394CD670">
          <w:pPr>
            <w:pStyle w:val="Header"/>
            <w:ind w:right="-115"/>
            <w:jc w:val="right"/>
          </w:pPr>
        </w:p>
      </w:tc>
    </w:tr>
  </w:tbl>
  <w:p w14:paraId="6696117C" w14:textId="062F9A15" w:rsidR="394CD670" w:rsidRDefault="394CD670" w:rsidP="394CD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35050" w14:textId="77777777" w:rsidR="00507AC9" w:rsidRDefault="00507AC9">
      <w:pPr>
        <w:spacing w:after="0" w:line="240" w:lineRule="auto"/>
      </w:pPr>
      <w:r>
        <w:separator/>
      </w:r>
    </w:p>
  </w:footnote>
  <w:footnote w:type="continuationSeparator" w:id="0">
    <w:p w14:paraId="6D2E6C84" w14:textId="77777777" w:rsidR="00507AC9" w:rsidRDefault="00507AC9">
      <w:pPr>
        <w:spacing w:after="0" w:line="240" w:lineRule="auto"/>
      </w:pPr>
      <w:r>
        <w:continuationSeparator/>
      </w:r>
    </w:p>
  </w:footnote>
  <w:footnote w:type="continuationNotice" w:id="1">
    <w:p w14:paraId="65C650B1" w14:textId="77777777" w:rsidR="00507AC9" w:rsidRDefault="00507A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94CD670" w14:paraId="3F37A648" w14:textId="77777777" w:rsidTr="394CD670">
      <w:tc>
        <w:tcPr>
          <w:tcW w:w="3120" w:type="dxa"/>
        </w:tcPr>
        <w:p w14:paraId="587430AC" w14:textId="2234C0A5" w:rsidR="394CD670" w:rsidRDefault="394CD670" w:rsidP="394CD670">
          <w:pPr>
            <w:pStyle w:val="Header"/>
            <w:ind w:left="-115"/>
          </w:pPr>
        </w:p>
      </w:tc>
      <w:tc>
        <w:tcPr>
          <w:tcW w:w="3120" w:type="dxa"/>
        </w:tcPr>
        <w:p w14:paraId="7CDDCCE1" w14:textId="7012073D" w:rsidR="394CD670" w:rsidRDefault="394CD670" w:rsidP="394CD670">
          <w:pPr>
            <w:pStyle w:val="Header"/>
            <w:jc w:val="center"/>
          </w:pPr>
        </w:p>
      </w:tc>
      <w:tc>
        <w:tcPr>
          <w:tcW w:w="3120" w:type="dxa"/>
        </w:tcPr>
        <w:p w14:paraId="7FE7FE05" w14:textId="620F2421" w:rsidR="394CD670" w:rsidRDefault="394CD670" w:rsidP="394CD670">
          <w:pPr>
            <w:pStyle w:val="Header"/>
            <w:ind w:right="-115"/>
            <w:jc w:val="right"/>
          </w:pPr>
        </w:p>
      </w:tc>
    </w:tr>
  </w:tbl>
  <w:p w14:paraId="7066489D" w14:textId="21EBAA1A" w:rsidR="394CD670" w:rsidRDefault="394CD670" w:rsidP="394CD670">
    <w:pPr>
      <w:pStyle w:val="Header"/>
    </w:pPr>
  </w:p>
</w:hdr>
</file>

<file path=word/intelligence2.xml><?xml version="1.0" encoding="utf-8"?>
<int2:intelligence xmlns:int2="http://schemas.microsoft.com/office/intelligence/2020/intelligence" xmlns:oel="http://schemas.microsoft.com/office/2019/extlst">
  <int2:observations>
    <int2:textHash int2:hashCode="6QAcW3RiZvfbiu" int2:id="0yKmKVcS">
      <int2:state int2:value="Rejected" int2:type="LegacyProofing"/>
    </int2:textHash>
    <int2:textHash int2:hashCode="H8jqJi0HMHS7Sj" int2:id="2ZLhzGgo">
      <int2:state int2:value="Rejected" int2:type="AugLoop_Text_Critique"/>
    </int2:textHash>
    <int2:textHash int2:hashCode="KgmZjXL03C37Ia" int2:id="C/Hm/wA3">
      <int2:state int2:value="Rejected" int2:type="LegacyProofing"/>
    </int2:textHash>
    <int2:textHash int2:hashCode="LpsVOJNdZuD+vi" int2:id="FwsqyvMj">
      <int2:state int2:value="Rejected" int2:type="LegacyProofing"/>
    </int2:textHash>
    <int2:textHash int2:hashCode="0jA45agB+PF/8+" int2:id="Fx2y3zgO">
      <int2:state int2:value="Rejected" int2:type="LegacyProofing"/>
    </int2:textHash>
    <int2:textHash int2:hashCode="2agXSgEE9RJ/mJ" int2:id="GqvHDOIC">
      <int2:state int2:value="Rejected" int2:type="AugLoop_Text_Critique"/>
    </int2:textHash>
    <int2:textHash int2:hashCode="/TCM7AxmHJ1VtZ" int2:id="c5tEOVLg">
      <int2:state int2:value="Rejected" int2:type="AugLoop_Text_Critique"/>
    </int2:textHash>
    <int2:textHash int2:hashCode="SAumUsAog0aU+V" int2:id="mJwU6Hhl">
      <int2:state int2:value="Rejected" int2:type="AugLoop_Text_Critique"/>
    </int2:textHash>
    <int2:textHash int2:hashCode="Hu7g/+lDdJgJl+" int2:id="pneMZn2z">
      <int2:state int2:value="Rejected" int2:type="LegacyProofing"/>
    </int2:textHash>
    <int2:textHash int2:hashCode="+2pzEKI+CDJmm2" int2:id="q0ocOJ1I">
      <int2:state int2:value="Rejected" int2:type="AugLoop_Text_Critique"/>
    </int2:textHash>
    <int2:textHash int2:hashCode="ECaJG4uXdcIwh+" int2:id="uzYWzYGU">
      <int2:state int2:value="Rejected" int2:type="AugLoop_Acronyms_AcronymsCritique"/>
    </int2:textHash>
    <int2:textHash int2:hashCode="6y6AYny2FcpyZT" int2:id="xM4dGp7L">
      <int2:state int2:value="Rejected" int2:type="AugLoop_Text_Critique"/>
    </int2:textHash>
    <int2:bookmark int2:bookmarkName="_Int_AL2uzUIi" int2:invalidationBookmarkName="" int2:hashCode="CTnD/lwNXSv/QN" int2:id="PGxsbOtb">
      <int2:state int2:value="Rejected" int2:type="LegacyProofing"/>
    </int2:bookmark>
    <int2:bookmark int2:bookmarkName="_Int_h8iFLkA6" int2:invalidationBookmarkName="" int2:hashCode="WP03HPJLsNffr5" int2:id="UQDFSv0c">
      <int2:state int2:value="Rejected" int2:type="LegacyProofing"/>
    </int2:bookmark>
    <int2:bookmark int2:bookmarkName="_Int_JseeJ8IQ" int2:invalidationBookmarkName="" int2:hashCode="YE/f/TTtJBz/Uk" int2:id="kl4JVZzc">
      <int2:state int2:value="Rejected" int2:type="LegacyProofing"/>
    </int2:bookmark>
    <int2:bookmark int2:bookmarkName="_Int_AQXdhHJJ" int2:invalidationBookmarkName="" int2:hashCode="dD1H7NkGmUt7a1" int2:id="qox9YkB3">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D42B4"/>
    <w:multiLevelType w:val="multilevel"/>
    <w:tmpl w:val="7872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hlou, Ryan Patrick">
    <w15:presenceInfo w15:providerId="AD" w15:userId="S::rpl4277@mavs.uta.edu::872c0322-8deb-46b7-9502-72ebb8ae0090"/>
  </w15:person>
  <w15:person w15:author="Utter, Isabelle Renae">
    <w15:presenceInfo w15:providerId="AD" w15:userId="S::ixu3519@mavs.uta.edu::f827d8f8-fc85-4389-99a5-41b5b2bfa5fa"/>
  </w15:person>
  <w15:person w15:author="Reigh, Trevor">
    <w15:presenceInfo w15:providerId="None" w15:userId="Reigh, Trev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K0MDYzMzI0tTA3NLJQ0lEKTi0uzszPAykwqgUAJFgkMSwAAAA="/>
  </w:docVars>
  <w:rsids>
    <w:rsidRoot w:val="66D3EF3C"/>
    <w:rsid w:val="000003C3"/>
    <w:rsid w:val="000003D2"/>
    <w:rsid w:val="0000046A"/>
    <w:rsid w:val="000019A9"/>
    <w:rsid w:val="00003C9E"/>
    <w:rsid w:val="00004780"/>
    <w:rsid w:val="000050B1"/>
    <w:rsid w:val="00007020"/>
    <w:rsid w:val="000079AF"/>
    <w:rsid w:val="0001281E"/>
    <w:rsid w:val="000128C5"/>
    <w:rsid w:val="00014FC5"/>
    <w:rsid w:val="0001559B"/>
    <w:rsid w:val="00016565"/>
    <w:rsid w:val="00016F02"/>
    <w:rsid w:val="000174EE"/>
    <w:rsid w:val="00020FB2"/>
    <w:rsid w:val="00021EC2"/>
    <w:rsid w:val="000226E1"/>
    <w:rsid w:val="00022794"/>
    <w:rsid w:val="000228D1"/>
    <w:rsid w:val="00024E65"/>
    <w:rsid w:val="00025172"/>
    <w:rsid w:val="00026034"/>
    <w:rsid w:val="000274AD"/>
    <w:rsid w:val="0003014A"/>
    <w:rsid w:val="0003057A"/>
    <w:rsid w:val="00030BB1"/>
    <w:rsid w:val="000310E9"/>
    <w:rsid w:val="00031C0A"/>
    <w:rsid w:val="000358EA"/>
    <w:rsid w:val="0004070C"/>
    <w:rsid w:val="00040A97"/>
    <w:rsid w:val="00041384"/>
    <w:rsid w:val="000420BD"/>
    <w:rsid w:val="000428BB"/>
    <w:rsid w:val="00043F7B"/>
    <w:rsid w:val="00044036"/>
    <w:rsid w:val="0004432E"/>
    <w:rsid w:val="00044526"/>
    <w:rsid w:val="00044894"/>
    <w:rsid w:val="00044EA3"/>
    <w:rsid w:val="0004502E"/>
    <w:rsid w:val="0004533B"/>
    <w:rsid w:val="00046001"/>
    <w:rsid w:val="00046788"/>
    <w:rsid w:val="0005039B"/>
    <w:rsid w:val="00050868"/>
    <w:rsid w:val="00052565"/>
    <w:rsid w:val="00052D01"/>
    <w:rsid w:val="00053003"/>
    <w:rsid w:val="000539B1"/>
    <w:rsid w:val="00053C44"/>
    <w:rsid w:val="00053F7C"/>
    <w:rsid w:val="00055963"/>
    <w:rsid w:val="0005797D"/>
    <w:rsid w:val="00057EFA"/>
    <w:rsid w:val="0006034E"/>
    <w:rsid w:val="00060986"/>
    <w:rsid w:val="000618EE"/>
    <w:rsid w:val="00063692"/>
    <w:rsid w:val="0006398A"/>
    <w:rsid w:val="00064633"/>
    <w:rsid w:val="00065160"/>
    <w:rsid w:val="00067531"/>
    <w:rsid w:val="00067822"/>
    <w:rsid w:val="00073958"/>
    <w:rsid w:val="00074B19"/>
    <w:rsid w:val="00074ED9"/>
    <w:rsid w:val="000750BB"/>
    <w:rsid w:val="0007549F"/>
    <w:rsid w:val="00076B09"/>
    <w:rsid w:val="00081403"/>
    <w:rsid w:val="00081417"/>
    <w:rsid w:val="00081579"/>
    <w:rsid w:val="00081C08"/>
    <w:rsid w:val="00082318"/>
    <w:rsid w:val="00084936"/>
    <w:rsid w:val="0008655D"/>
    <w:rsid w:val="00086925"/>
    <w:rsid w:val="00086B0A"/>
    <w:rsid w:val="00086E9C"/>
    <w:rsid w:val="000875B9"/>
    <w:rsid w:val="00088FE5"/>
    <w:rsid w:val="00091C94"/>
    <w:rsid w:val="000921E6"/>
    <w:rsid w:val="00092390"/>
    <w:rsid w:val="0009272F"/>
    <w:rsid w:val="00093873"/>
    <w:rsid w:val="000945CB"/>
    <w:rsid w:val="0009550F"/>
    <w:rsid w:val="000957B2"/>
    <w:rsid w:val="000971AE"/>
    <w:rsid w:val="00097847"/>
    <w:rsid w:val="000A0AB4"/>
    <w:rsid w:val="000A1D7B"/>
    <w:rsid w:val="000A1FFE"/>
    <w:rsid w:val="000A23EB"/>
    <w:rsid w:val="000A3C2D"/>
    <w:rsid w:val="000A6198"/>
    <w:rsid w:val="000A724B"/>
    <w:rsid w:val="000B03EC"/>
    <w:rsid w:val="000B16AF"/>
    <w:rsid w:val="000B292A"/>
    <w:rsid w:val="000B3AD9"/>
    <w:rsid w:val="000B3EEB"/>
    <w:rsid w:val="000B4AD4"/>
    <w:rsid w:val="000B5D07"/>
    <w:rsid w:val="000B60EC"/>
    <w:rsid w:val="000B6A7F"/>
    <w:rsid w:val="000B6B44"/>
    <w:rsid w:val="000B6CB0"/>
    <w:rsid w:val="000B7226"/>
    <w:rsid w:val="000B76E3"/>
    <w:rsid w:val="000C0D29"/>
    <w:rsid w:val="000C0FF3"/>
    <w:rsid w:val="000C1120"/>
    <w:rsid w:val="000C1EB5"/>
    <w:rsid w:val="000C3C93"/>
    <w:rsid w:val="000C3CD2"/>
    <w:rsid w:val="000C5773"/>
    <w:rsid w:val="000C605E"/>
    <w:rsid w:val="000C6B46"/>
    <w:rsid w:val="000C714F"/>
    <w:rsid w:val="000D063B"/>
    <w:rsid w:val="000D0DF6"/>
    <w:rsid w:val="000D0E71"/>
    <w:rsid w:val="000D1BB7"/>
    <w:rsid w:val="000D2922"/>
    <w:rsid w:val="000D296D"/>
    <w:rsid w:val="000D2A23"/>
    <w:rsid w:val="000D2B1B"/>
    <w:rsid w:val="000D2BD2"/>
    <w:rsid w:val="000D4425"/>
    <w:rsid w:val="000D4C9C"/>
    <w:rsid w:val="000D7813"/>
    <w:rsid w:val="000D7D3C"/>
    <w:rsid w:val="000E0594"/>
    <w:rsid w:val="000E1B22"/>
    <w:rsid w:val="000E3EEA"/>
    <w:rsid w:val="000E4820"/>
    <w:rsid w:val="000E5800"/>
    <w:rsid w:val="000E5F54"/>
    <w:rsid w:val="000E7029"/>
    <w:rsid w:val="000F259F"/>
    <w:rsid w:val="000F33D2"/>
    <w:rsid w:val="000F3925"/>
    <w:rsid w:val="000F3CEE"/>
    <w:rsid w:val="000F46A1"/>
    <w:rsid w:val="000F479E"/>
    <w:rsid w:val="000F58E1"/>
    <w:rsid w:val="000F6385"/>
    <w:rsid w:val="000F6FC7"/>
    <w:rsid w:val="000F736B"/>
    <w:rsid w:val="00100839"/>
    <w:rsid w:val="0010189D"/>
    <w:rsid w:val="00102D09"/>
    <w:rsid w:val="00104098"/>
    <w:rsid w:val="00104AFF"/>
    <w:rsid w:val="00104F0B"/>
    <w:rsid w:val="0010610C"/>
    <w:rsid w:val="001076C4"/>
    <w:rsid w:val="001077A6"/>
    <w:rsid w:val="00107B04"/>
    <w:rsid w:val="00110548"/>
    <w:rsid w:val="00110749"/>
    <w:rsid w:val="00110785"/>
    <w:rsid w:val="001108F2"/>
    <w:rsid w:val="00112077"/>
    <w:rsid w:val="00115E4E"/>
    <w:rsid w:val="001207E4"/>
    <w:rsid w:val="00124DB7"/>
    <w:rsid w:val="00125016"/>
    <w:rsid w:val="00125710"/>
    <w:rsid w:val="00125DE7"/>
    <w:rsid w:val="001267EB"/>
    <w:rsid w:val="00127A68"/>
    <w:rsid w:val="0013024F"/>
    <w:rsid w:val="001306A9"/>
    <w:rsid w:val="00131FBE"/>
    <w:rsid w:val="00132C98"/>
    <w:rsid w:val="00133882"/>
    <w:rsid w:val="001338EF"/>
    <w:rsid w:val="00135B02"/>
    <w:rsid w:val="0014112D"/>
    <w:rsid w:val="00141BA3"/>
    <w:rsid w:val="001424D8"/>
    <w:rsid w:val="00142FBB"/>
    <w:rsid w:val="00144168"/>
    <w:rsid w:val="001449D4"/>
    <w:rsid w:val="00145274"/>
    <w:rsid w:val="001461B5"/>
    <w:rsid w:val="0014625F"/>
    <w:rsid w:val="0014649A"/>
    <w:rsid w:val="00146F98"/>
    <w:rsid w:val="00147AF5"/>
    <w:rsid w:val="0015125C"/>
    <w:rsid w:val="00152B67"/>
    <w:rsid w:val="00153309"/>
    <w:rsid w:val="00153FD8"/>
    <w:rsid w:val="00154534"/>
    <w:rsid w:val="00155A9E"/>
    <w:rsid w:val="001566D4"/>
    <w:rsid w:val="00157395"/>
    <w:rsid w:val="00161214"/>
    <w:rsid w:val="0016248B"/>
    <w:rsid w:val="00162BDA"/>
    <w:rsid w:val="00164BC3"/>
    <w:rsid w:val="00165250"/>
    <w:rsid w:val="001671F1"/>
    <w:rsid w:val="00167CEE"/>
    <w:rsid w:val="00170F48"/>
    <w:rsid w:val="00171C13"/>
    <w:rsid w:val="00172F1C"/>
    <w:rsid w:val="00173404"/>
    <w:rsid w:val="001737F2"/>
    <w:rsid w:val="00173CA4"/>
    <w:rsid w:val="00174600"/>
    <w:rsid w:val="00174EEB"/>
    <w:rsid w:val="001759C6"/>
    <w:rsid w:val="00175EC9"/>
    <w:rsid w:val="001767FC"/>
    <w:rsid w:val="00176E5A"/>
    <w:rsid w:val="00176FB9"/>
    <w:rsid w:val="0018013F"/>
    <w:rsid w:val="001803BD"/>
    <w:rsid w:val="0018099D"/>
    <w:rsid w:val="00181252"/>
    <w:rsid w:val="00181678"/>
    <w:rsid w:val="0018279F"/>
    <w:rsid w:val="001839ED"/>
    <w:rsid w:val="00184CC5"/>
    <w:rsid w:val="00185275"/>
    <w:rsid w:val="001863AC"/>
    <w:rsid w:val="00186701"/>
    <w:rsid w:val="00186BF8"/>
    <w:rsid w:val="00190628"/>
    <w:rsid w:val="0019108F"/>
    <w:rsid w:val="00191AA4"/>
    <w:rsid w:val="00193154"/>
    <w:rsid w:val="00194484"/>
    <w:rsid w:val="001946A9"/>
    <w:rsid w:val="001949A6"/>
    <w:rsid w:val="00195C85"/>
    <w:rsid w:val="00196946"/>
    <w:rsid w:val="001A066B"/>
    <w:rsid w:val="001A4914"/>
    <w:rsid w:val="001A565C"/>
    <w:rsid w:val="001A60F1"/>
    <w:rsid w:val="001A6E76"/>
    <w:rsid w:val="001B07EC"/>
    <w:rsid w:val="001B0CF3"/>
    <w:rsid w:val="001B149F"/>
    <w:rsid w:val="001B1B6C"/>
    <w:rsid w:val="001B20AE"/>
    <w:rsid w:val="001B3360"/>
    <w:rsid w:val="001B3A2A"/>
    <w:rsid w:val="001B426D"/>
    <w:rsid w:val="001B5339"/>
    <w:rsid w:val="001B53B6"/>
    <w:rsid w:val="001B62DD"/>
    <w:rsid w:val="001B6997"/>
    <w:rsid w:val="001C13CA"/>
    <w:rsid w:val="001C1DB9"/>
    <w:rsid w:val="001C1DF7"/>
    <w:rsid w:val="001C23FC"/>
    <w:rsid w:val="001C5DB9"/>
    <w:rsid w:val="001C7287"/>
    <w:rsid w:val="001D0EDF"/>
    <w:rsid w:val="001D139D"/>
    <w:rsid w:val="001D3A5A"/>
    <w:rsid w:val="001D46DB"/>
    <w:rsid w:val="001D4E5C"/>
    <w:rsid w:val="001D4FD1"/>
    <w:rsid w:val="001D5653"/>
    <w:rsid w:val="001D6466"/>
    <w:rsid w:val="001D70E8"/>
    <w:rsid w:val="001D79A4"/>
    <w:rsid w:val="001E111E"/>
    <w:rsid w:val="001E14DC"/>
    <w:rsid w:val="001E16AC"/>
    <w:rsid w:val="001E31DE"/>
    <w:rsid w:val="001E4D51"/>
    <w:rsid w:val="001E4EB1"/>
    <w:rsid w:val="001E55A6"/>
    <w:rsid w:val="001E60ED"/>
    <w:rsid w:val="001E60FA"/>
    <w:rsid w:val="001E7334"/>
    <w:rsid w:val="001E7427"/>
    <w:rsid w:val="001F0525"/>
    <w:rsid w:val="001F065D"/>
    <w:rsid w:val="001F0BC9"/>
    <w:rsid w:val="001F1507"/>
    <w:rsid w:val="001F4DAE"/>
    <w:rsid w:val="001F5A2D"/>
    <w:rsid w:val="001F6291"/>
    <w:rsid w:val="001F69AE"/>
    <w:rsid w:val="001F6C7C"/>
    <w:rsid w:val="001F6F97"/>
    <w:rsid w:val="001F7879"/>
    <w:rsid w:val="00202419"/>
    <w:rsid w:val="00202753"/>
    <w:rsid w:val="00202F82"/>
    <w:rsid w:val="002034B3"/>
    <w:rsid w:val="002036A6"/>
    <w:rsid w:val="00204EAF"/>
    <w:rsid w:val="0020A002"/>
    <w:rsid w:val="0021023D"/>
    <w:rsid w:val="002105FA"/>
    <w:rsid w:val="00213B37"/>
    <w:rsid w:val="00214A00"/>
    <w:rsid w:val="002153B9"/>
    <w:rsid w:val="00217200"/>
    <w:rsid w:val="002200E1"/>
    <w:rsid w:val="00223EF8"/>
    <w:rsid w:val="00224ED4"/>
    <w:rsid w:val="00224F3D"/>
    <w:rsid w:val="00225BC7"/>
    <w:rsid w:val="00227945"/>
    <w:rsid w:val="00230A91"/>
    <w:rsid w:val="00230CEE"/>
    <w:rsid w:val="00233FF6"/>
    <w:rsid w:val="0023406B"/>
    <w:rsid w:val="00234A3A"/>
    <w:rsid w:val="0023583D"/>
    <w:rsid w:val="00235D60"/>
    <w:rsid w:val="00237030"/>
    <w:rsid w:val="00237664"/>
    <w:rsid w:val="0023BB0A"/>
    <w:rsid w:val="00240E81"/>
    <w:rsid w:val="0024264F"/>
    <w:rsid w:val="00242D1D"/>
    <w:rsid w:val="00243148"/>
    <w:rsid w:val="0024493E"/>
    <w:rsid w:val="002465FA"/>
    <w:rsid w:val="00247020"/>
    <w:rsid w:val="002522AA"/>
    <w:rsid w:val="00253264"/>
    <w:rsid w:val="002541A7"/>
    <w:rsid w:val="00256CD9"/>
    <w:rsid w:val="0025705B"/>
    <w:rsid w:val="00260DA9"/>
    <w:rsid w:val="00261854"/>
    <w:rsid w:val="002618A4"/>
    <w:rsid w:val="00262575"/>
    <w:rsid w:val="00263626"/>
    <w:rsid w:val="002638EE"/>
    <w:rsid w:val="002639BC"/>
    <w:rsid w:val="00264594"/>
    <w:rsid w:val="00264988"/>
    <w:rsid w:val="00265DCA"/>
    <w:rsid w:val="00267039"/>
    <w:rsid w:val="00267805"/>
    <w:rsid w:val="00267AE8"/>
    <w:rsid w:val="00267F8B"/>
    <w:rsid w:val="00271B0E"/>
    <w:rsid w:val="00273083"/>
    <w:rsid w:val="00273D31"/>
    <w:rsid w:val="00274D59"/>
    <w:rsid w:val="002753A6"/>
    <w:rsid w:val="00275CEC"/>
    <w:rsid w:val="002764DB"/>
    <w:rsid w:val="00277093"/>
    <w:rsid w:val="00277A28"/>
    <w:rsid w:val="00277D32"/>
    <w:rsid w:val="00280993"/>
    <w:rsid w:val="00284943"/>
    <w:rsid w:val="00284A9C"/>
    <w:rsid w:val="0028563D"/>
    <w:rsid w:val="00285655"/>
    <w:rsid w:val="00285A39"/>
    <w:rsid w:val="00285FF9"/>
    <w:rsid w:val="002877CD"/>
    <w:rsid w:val="00287E2D"/>
    <w:rsid w:val="002902B7"/>
    <w:rsid w:val="002907C5"/>
    <w:rsid w:val="00290E68"/>
    <w:rsid w:val="002948E1"/>
    <w:rsid w:val="00294AEE"/>
    <w:rsid w:val="002950BF"/>
    <w:rsid w:val="00295ECA"/>
    <w:rsid w:val="00296C6A"/>
    <w:rsid w:val="00296D5E"/>
    <w:rsid w:val="002A0BC8"/>
    <w:rsid w:val="002A1FFB"/>
    <w:rsid w:val="002A3FD4"/>
    <w:rsid w:val="002A56C4"/>
    <w:rsid w:val="002A7A5B"/>
    <w:rsid w:val="002B0582"/>
    <w:rsid w:val="002B15C1"/>
    <w:rsid w:val="002B27EB"/>
    <w:rsid w:val="002B4DFF"/>
    <w:rsid w:val="002B513D"/>
    <w:rsid w:val="002B6055"/>
    <w:rsid w:val="002B6664"/>
    <w:rsid w:val="002B7286"/>
    <w:rsid w:val="002B76BF"/>
    <w:rsid w:val="002B781D"/>
    <w:rsid w:val="002C17B9"/>
    <w:rsid w:val="002C2342"/>
    <w:rsid w:val="002C27E1"/>
    <w:rsid w:val="002C2CA4"/>
    <w:rsid w:val="002C4CCA"/>
    <w:rsid w:val="002C4E16"/>
    <w:rsid w:val="002C5708"/>
    <w:rsid w:val="002C5F5A"/>
    <w:rsid w:val="002C65CE"/>
    <w:rsid w:val="002C7345"/>
    <w:rsid w:val="002C7EC6"/>
    <w:rsid w:val="002D035C"/>
    <w:rsid w:val="002D03DF"/>
    <w:rsid w:val="002D07CC"/>
    <w:rsid w:val="002D0DE1"/>
    <w:rsid w:val="002D118E"/>
    <w:rsid w:val="002D4C89"/>
    <w:rsid w:val="002D4D4D"/>
    <w:rsid w:val="002D50DB"/>
    <w:rsid w:val="002D5B97"/>
    <w:rsid w:val="002D69E5"/>
    <w:rsid w:val="002D7F01"/>
    <w:rsid w:val="002E0C41"/>
    <w:rsid w:val="002E20EF"/>
    <w:rsid w:val="002E5642"/>
    <w:rsid w:val="002E5795"/>
    <w:rsid w:val="002E7951"/>
    <w:rsid w:val="002E7F05"/>
    <w:rsid w:val="002F0F96"/>
    <w:rsid w:val="002F1B39"/>
    <w:rsid w:val="002F4E6E"/>
    <w:rsid w:val="002F55E3"/>
    <w:rsid w:val="002F6984"/>
    <w:rsid w:val="002F7042"/>
    <w:rsid w:val="002F7AB5"/>
    <w:rsid w:val="003020D6"/>
    <w:rsid w:val="003032F2"/>
    <w:rsid w:val="00305AD6"/>
    <w:rsid w:val="003072ED"/>
    <w:rsid w:val="003074B2"/>
    <w:rsid w:val="00307B57"/>
    <w:rsid w:val="0030C34E"/>
    <w:rsid w:val="0031074E"/>
    <w:rsid w:val="00311EFF"/>
    <w:rsid w:val="00312814"/>
    <w:rsid w:val="0031554E"/>
    <w:rsid w:val="00315750"/>
    <w:rsid w:val="003164A5"/>
    <w:rsid w:val="003166C7"/>
    <w:rsid w:val="00316C7F"/>
    <w:rsid w:val="003209A6"/>
    <w:rsid w:val="00320B1C"/>
    <w:rsid w:val="00320EC5"/>
    <w:rsid w:val="00322E0A"/>
    <w:rsid w:val="0032502A"/>
    <w:rsid w:val="00325599"/>
    <w:rsid w:val="00325E64"/>
    <w:rsid w:val="00326725"/>
    <w:rsid w:val="003276E9"/>
    <w:rsid w:val="00331F27"/>
    <w:rsid w:val="00332FF7"/>
    <w:rsid w:val="00334545"/>
    <w:rsid w:val="00334D6A"/>
    <w:rsid w:val="003357D5"/>
    <w:rsid w:val="00335C3F"/>
    <w:rsid w:val="00336932"/>
    <w:rsid w:val="00340B2C"/>
    <w:rsid w:val="00341972"/>
    <w:rsid w:val="0034208D"/>
    <w:rsid w:val="0034551B"/>
    <w:rsid w:val="00345CE4"/>
    <w:rsid w:val="00347698"/>
    <w:rsid w:val="00347D3F"/>
    <w:rsid w:val="00347FDA"/>
    <w:rsid w:val="003545DA"/>
    <w:rsid w:val="003565A3"/>
    <w:rsid w:val="00356D6D"/>
    <w:rsid w:val="0035775A"/>
    <w:rsid w:val="00357BD1"/>
    <w:rsid w:val="0036041A"/>
    <w:rsid w:val="0036313E"/>
    <w:rsid w:val="0036453B"/>
    <w:rsid w:val="00366792"/>
    <w:rsid w:val="00366E26"/>
    <w:rsid w:val="003679DD"/>
    <w:rsid w:val="00370400"/>
    <w:rsid w:val="00372503"/>
    <w:rsid w:val="00372DC4"/>
    <w:rsid w:val="00374224"/>
    <w:rsid w:val="0037467F"/>
    <w:rsid w:val="003753BF"/>
    <w:rsid w:val="003755B6"/>
    <w:rsid w:val="00376975"/>
    <w:rsid w:val="003819EB"/>
    <w:rsid w:val="00383D77"/>
    <w:rsid w:val="0038402C"/>
    <w:rsid w:val="0038489E"/>
    <w:rsid w:val="00384E88"/>
    <w:rsid w:val="003863ED"/>
    <w:rsid w:val="0038676B"/>
    <w:rsid w:val="00386938"/>
    <w:rsid w:val="00391FF5"/>
    <w:rsid w:val="003928A1"/>
    <w:rsid w:val="00392CC6"/>
    <w:rsid w:val="00392F12"/>
    <w:rsid w:val="00393EBE"/>
    <w:rsid w:val="0039469D"/>
    <w:rsid w:val="003956BD"/>
    <w:rsid w:val="00395F8C"/>
    <w:rsid w:val="00396561"/>
    <w:rsid w:val="00396A57"/>
    <w:rsid w:val="00396C83"/>
    <w:rsid w:val="0039743A"/>
    <w:rsid w:val="00397BFB"/>
    <w:rsid w:val="003A2689"/>
    <w:rsid w:val="003A2BBE"/>
    <w:rsid w:val="003A38B0"/>
    <w:rsid w:val="003A3D51"/>
    <w:rsid w:val="003A400A"/>
    <w:rsid w:val="003A48A8"/>
    <w:rsid w:val="003A4E57"/>
    <w:rsid w:val="003A503C"/>
    <w:rsid w:val="003A5552"/>
    <w:rsid w:val="003A62CF"/>
    <w:rsid w:val="003A7DD0"/>
    <w:rsid w:val="003B06A2"/>
    <w:rsid w:val="003B092E"/>
    <w:rsid w:val="003B1091"/>
    <w:rsid w:val="003B27D2"/>
    <w:rsid w:val="003B55BD"/>
    <w:rsid w:val="003B5F02"/>
    <w:rsid w:val="003B6B5B"/>
    <w:rsid w:val="003B73CC"/>
    <w:rsid w:val="003C0CEC"/>
    <w:rsid w:val="003C11BD"/>
    <w:rsid w:val="003C28DC"/>
    <w:rsid w:val="003C2DA2"/>
    <w:rsid w:val="003C45F0"/>
    <w:rsid w:val="003C4C81"/>
    <w:rsid w:val="003C4E6F"/>
    <w:rsid w:val="003C540F"/>
    <w:rsid w:val="003C549E"/>
    <w:rsid w:val="003C5734"/>
    <w:rsid w:val="003C60A9"/>
    <w:rsid w:val="003C6690"/>
    <w:rsid w:val="003C77A9"/>
    <w:rsid w:val="003D2211"/>
    <w:rsid w:val="003D59F9"/>
    <w:rsid w:val="003D6F81"/>
    <w:rsid w:val="003D717B"/>
    <w:rsid w:val="003E0787"/>
    <w:rsid w:val="003E1EE2"/>
    <w:rsid w:val="003E4D2B"/>
    <w:rsid w:val="003E5FF9"/>
    <w:rsid w:val="003E60F1"/>
    <w:rsid w:val="003E6C18"/>
    <w:rsid w:val="003E7C24"/>
    <w:rsid w:val="003F04E3"/>
    <w:rsid w:val="003F086A"/>
    <w:rsid w:val="003F3574"/>
    <w:rsid w:val="003F364B"/>
    <w:rsid w:val="003F650C"/>
    <w:rsid w:val="003F6D8C"/>
    <w:rsid w:val="003F78D6"/>
    <w:rsid w:val="0040036D"/>
    <w:rsid w:val="00401475"/>
    <w:rsid w:val="00403982"/>
    <w:rsid w:val="00404016"/>
    <w:rsid w:val="00405150"/>
    <w:rsid w:val="00405381"/>
    <w:rsid w:val="00407CBB"/>
    <w:rsid w:val="0041069F"/>
    <w:rsid w:val="0041180A"/>
    <w:rsid w:val="0041388A"/>
    <w:rsid w:val="00416F03"/>
    <w:rsid w:val="0042078F"/>
    <w:rsid w:val="00426552"/>
    <w:rsid w:val="00426AE2"/>
    <w:rsid w:val="004276F3"/>
    <w:rsid w:val="00431BC4"/>
    <w:rsid w:val="00432A66"/>
    <w:rsid w:val="00433C79"/>
    <w:rsid w:val="00435742"/>
    <w:rsid w:val="00436622"/>
    <w:rsid w:val="004367E8"/>
    <w:rsid w:val="0043732C"/>
    <w:rsid w:val="00441742"/>
    <w:rsid w:val="00441DB1"/>
    <w:rsid w:val="00442696"/>
    <w:rsid w:val="004429F5"/>
    <w:rsid w:val="00442D39"/>
    <w:rsid w:val="004445AD"/>
    <w:rsid w:val="0044643F"/>
    <w:rsid w:val="004502CF"/>
    <w:rsid w:val="00452298"/>
    <w:rsid w:val="00452344"/>
    <w:rsid w:val="00452CD9"/>
    <w:rsid w:val="0045368E"/>
    <w:rsid w:val="00453B71"/>
    <w:rsid w:val="004547DD"/>
    <w:rsid w:val="00457199"/>
    <w:rsid w:val="00457F5A"/>
    <w:rsid w:val="00460842"/>
    <w:rsid w:val="00461D41"/>
    <w:rsid w:val="00466AA2"/>
    <w:rsid w:val="004676E9"/>
    <w:rsid w:val="00467A37"/>
    <w:rsid w:val="004715C1"/>
    <w:rsid w:val="00471905"/>
    <w:rsid w:val="00471C22"/>
    <w:rsid w:val="00471E1C"/>
    <w:rsid w:val="00472093"/>
    <w:rsid w:val="004738BA"/>
    <w:rsid w:val="004738E1"/>
    <w:rsid w:val="00473FF7"/>
    <w:rsid w:val="00474626"/>
    <w:rsid w:val="00474789"/>
    <w:rsid w:val="00474E46"/>
    <w:rsid w:val="004750CE"/>
    <w:rsid w:val="004753F8"/>
    <w:rsid w:val="00477045"/>
    <w:rsid w:val="004810E6"/>
    <w:rsid w:val="004812CF"/>
    <w:rsid w:val="0048159B"/>
    <w:rsid w:val="00481968"/>
    <w:rsid w:val="00481AF3"/>
    <w:rsid w:val="00482739"/>
    <w:rsid w:val="00482AF8"/>
    <w:rsid w:val="00482D80"/>
    <w:rsid w:val="00484B15"/>
    <w:rsid w:val="00484ECD"/>
    <w:rsid w:val="00485099"/>
    <w:rsid w:val="00485DA0"/>
    <w:rsid w:val="00485FE3"/>
    <w:rsid w:val="00486A36"/>
    <w:rsid w:val="00487587"/>
    <w:rsid w:val="00490376"/>
    <w:rsid w:val="00490BEC"/>
    <w:rsid w:val="00491DD3"/>
    <w:rsid w:val="004925A6"/>
    <w:rsid w:val="004929BB"/>
    <w:rsid w:val="00492BD4"/>
    <w:rsid w:val="0049397A"/>
    <w:rsid w:val="00494638"/>
    <w:rsid w:val="00494F9D"/>
    <w:rsid w:val="00495D0B"/>
    <w:rsid w:val="00496DC4"/>
    <w:rsid w:val="00497232"/>
    <w:rsid w:val="004979F7"/>
    <w:rsid w:val="00497A8E"/>
    <w:rsid w:val="004A2148"/>
    <w:rsid w:val="004A2235"/>
    <w:rsid w:val="004A2F16"/>
    <w:rsid w:val="004A40C8"/>
    <w:rsid w:val="004A48B7"/>
    <w:rsid w:val="004A63E4"/>
    <w:rsid w:val="004A6656"/>
    <w:rsid w:val="004A69A8"/>
    <w:rsid w:val="004B0888"/>
    <w:rsid w:val="004B1632"/>
    <w:rsid w:val="004B17D1"/>
    <w:rsid w:val="004B23D5"/>
    <w:rsid w:val="004B3B8D"/>
    <w:rsid w:val="004B416F"/>
    <w:rsid w:val="004B4EC7"/>
    <w:rsid w:val="004B52F1"/>
    <w:rsid w:val="004B65CD"/>
    <w:rsid w:val="004B7F9B"/>
    <w:rsid w:val="004C1288"/>
    <w:rsid w:val="004C1997"/>
    <w:rsid w:val="004C22C8"/>
    <w:rsid w:val="004C2FF8"/>
    <w:rsid w:val="004C3C90"/>
    <w:rsid w:val="004D0861"/>
    <w:rsid w:val="004D0AD9"/>
    <w:rsid w:val="004D2780"/>
    <w:rsid w:val="004D410C"/>
    <w:rsid w:val="004D583C"/>
    <w:rsid w:val="004D6AE3"/>
    <w:rsid w:val="004D723F"/>
    <w:rsid w:val="004D7A2C"/>
    <w:rsid w:val="004D7AE2"/>
    <w:rsid w:val="004E1EC2"/>
    <w:rsid w:val="004E2125"/>
    <w:rsid w:val="004E315E"/>
    <w:rsid w:val="004E37BF"/>
    <w:rsid w:val="004F01EF"/>
    <w:rsid w:val="004F1A59"/>
    <w:rsid w:val="004F230A"/>
    <w:rsid w:val="004F23BC"/>
    <w:rsid w:val="004F27A9"/>
    <w:rsid w:val="004F31C1"/>
    <w:rsid w:val="004F31F2"/>
    <w:rsid w:val="004F36DF"/>
    <w:rsid w:val="004F5295"/>
    <w:rsid w:val="004F53F7"/>
    <w:rsid w:val="004F67FE"/>
    <w:rsid w:val="00500AF1"/>
    <w:rsid w:val="005012F1"/>
    <w:rsid w:val="0050153F"/>
    <w:rsid w:val="00502FB0"/>
    <w:rsid w:val="00503B65"/>
    <w:rsid w:val="005059BB"/>
    <w:rsid w:val="00505FF9"/>
    <w:rsid w:val="00506036"/>
    <w:rsid w:val="005065B9"/>
    <w:rsid w:val="00506E90"/>
    <w:rsid w:val="00507A9B"/>
    <w:rsid w:val="00507AC9"/>
    <w:rsid w:val="0051064B"/>
    <w:rsid w:val="00511446"/>
    <w:rsid w:val="00512775"/>
    <w:rsid w:val="00512B37"/>
    <w:rsid w:val="00512CBC"/>
    <w:rsid w:val="00512FC0"/>
    <w:rsid w:val="00513141"/>
    <w:rsid w:val="00513942"/>
    <w:rsid w:val="00513E8A"/>
    <w:rsid w:val="0051410A"/>
    <w:rsid w:val="00515BC3"/>
    <w:rsid w:val="00517FEE"/>
    <w:rsid w:val="005201F2"/>
    <w:rsid w:val="00521F18"/>
    <w:rsid w:val="005227C1"/>
    <w:rsid w:val="00523322"/>
    <w:rsid w:val="005245E6"/>
    <w:rsid w:val="00525F06"/>
    <w:rsid w:val="00526576"/>
    <w:rsid w:val="00526CF8"/>
    <w:rsid w:val="00527DBE"/>
    <w:rsid w:val="005301B9"/>
    <w:rsid w:val="005307DB"/>
    <w:rsid w:val="0053121E"/>
    <w:rsid w:val="00534899"/>
    <w:rsid w:val="00534CF4"/>
    <w:rsid w:val="005361DD"/>
    <w:rsid w:val="0054073E"/>
    <w:rsid w:val="00542FBA"/>
    <w:rsid w:val="0054481C"/>
    <w:rsid w:val="00544A7E"/>
    <w:rsid w:val="005456C3"/>
    <w:rsid w:val="005473BF"/>
    <w:rsid w:val="00547E54"/>
    <w:rsid w:val="00550570"/>
    <w:rsid w:val="00550994"/>
    <w:rsid w:val="00551083"/>
    <w:rsid w:val="00552DA1"/>
    <w:rsid w:val="005543C8"/>
    <w:rsid w:val="005543CF"/>
    <w:rsid w:val="00554475"/>
    <w:rsid w:val="0055451B"/>
    <w:rsid w:val="005547AC"/>
    <w:rsid w:val="00555FF4"/>
    <w:rsid w:val="005561DF"/>
    <w:rsid w:val="00556FB3"/>
    <w:rsid w:val="005577BF"/>
    <w:rsid w:val="00560816"/>
    <w:rsid w:val="005609BB"/>
    <w:rsid w:val="005621C7"/>
    <w:rsid w:val="0056299F"/>
    <w:rsid w:val="00565035"/>
    <w:rsid w:val="005657B5"/>
    <w:rsid w:val="00565C3A"/>
    <w:rsid w:val="00566816"/>
    <w:rsid w:val="005672A6"/>
    <w:rsid w:val="0057493F"/>
    <w:rsid w:val="005753B7"/>
    <w:rsid w:val="00576E3D"/>
    <w:rsid w:val="00581476"/>
    <w:rsid w:val="00581649"/>
    <w:rsid w:val="00582E83"/>
    <w:rsid w:val="00582F2F"/>
    <w:rsid w:val="00584619"/>
    <w:rsid w:val="005849C7"/>
    <w:rsid w:val="00584C8B"/>
    <w:rsid w:val="00584EFD"/>
    <w:rsid w:val="00585350"/>
    <w:rsid w:val="0058592D"/>
    <w:rsid w:val="00585C6A"/>
    <w:rsid w:val="00586E3C"/>
    <w:rsid w:val="005876CA"/>
    <w:rsid w:val="00587C74"/>
    <w:rsid w:val="005902E9"/>
    <w:rsid w:val="005906D1"/>
    <w:rsid w:val="00592154"/>
    <w:rsid w:val="0059314D"/>
    <w:rsid w:val="005978FF"/>
    <w:rsid w:val="0059F831"/>
    <w:rsid w:val="005A4958"/>
    <w:rsid w:val="005A5BF4"/>
    <w:rsid w:val="005A6907"/>
    <w:rsid w:val="005A6994"/>
    <w:rsid w:val="005A69CC"/>
    <w:rsid w:val="005B218F"/>
    <w:rsid w:val="005B3835"/>
    <w:rsid w:val="005B3D31"/>
    <w:rsid w:val="005B3DD3"/>
    <w:rsid w:val="005B4374"/>
    <w:rsid w:val="005B51B6"/>
    <w:rsid w:val="005B5DE0"/>
    <w:rsid w:val="005C3C80"/>
    <w:rsid w:val="005C69C7"/>
    <w:rsid w:val="005CCB2F"/>
    <w:rsid w:val="005D0FA5"/>
    <w:rsid w:val="005D174D"/>
    <w:rsid w:val="005D1F8C"/>
    <w:rsid w:val="005D1FE9"/>
    <w:rsid w:val="005D42FB"/>
    <w:rsid w:val="005D45A6"/>
    <w:rsid w:val="005D47B9"/>
    <w:rsid w:val="005D7781"/>
    <w:rsid w:val="005E0864"/>
    <w:rsid w:val="005E21C1"/>
    <w:rsid w:val="005E2CCA"/>
    <w:rsid w:val="005E4155"/>
    <w:rsid w:val="005E42BD"/>
    <w:rsid w:val="005E4472"/>
    <w:rsid w:val="005E5B6A"/>
    <w:rsid w:val="005E70D5"/>
    <w:rsid w:val="005E75FB"/>
    <w:rsid w:val="005E7812"/>
    <w:rsid w:val="005F0004"/>
    <w:rsid w:val="005F0669"/>
    <w:rsid w:val="005F30A2"/>
    <w:rsid w:val="005F3493"/>
    <w:rsid w:val="00600584"/>
    <w:rsid w:val="006020E3"/>
    <w:rsid w:val="00602D01"/>
    <w:rsid w:val="00603178"/>
    <w:rsid w:val="0060444F"/>
    <w:rsid w:val="006045C9"/>
    <w:rsid w:val="0060502B"/>
    <w:rsid w:val="00605B46"/>
    <w:rsid w:val="006061B3"/>
    <w:rsid w:val="0060681A"/>
    <w:rsid w:val="00606BC4"/>
    <w:rsid w:val="0061140D"/>
    <w:rsid w:val="00611CDD"/>
    <w:rsid w:val="00613ECD"/>
    <w:rsid w:val="00614F80"/>
    <w:rsid w:val="0061566D"/>
    <w:rsid w:val="00616C0A"/>
    <w:rsid w:val="006175C6"/>
    <w:rsid w:val="00617A63"/>
    <w:rsid w:val="00617C49"/>
    <w:rsid w:val="006208CA"/>
    <w:rsid w:val="00620D50"/>
    <w:rsid w:val="00622051"/>
    <w:rsid w:val="00622C54"/>
    <w:rsid w:val="00625315"/>
    <w:rsid w:val="006254E2"/>
    <w:rsid w:val="00625504"/>
    <w:rsid w:val="00625642"/>
    <w:rsid w:val="00625732"/>
    <w:rsid w:val="00625E4A"/>
    <w:rsid w:val="00626072"/>
    <w:rsid w:val="00627359"/>
    <w:rsid w:val="00630E41"/>
    <w:rsid w:val="006313F2"/>
    <w:rsid w:val="00631789"/>
    <w:rsid w:val="006324F5"/>
    <w:rsid w:val="0063265C"/>
    <w:rsid w:val="00633188"/>
    <w:rsid w:val="006335C8"/>
    <w:rsid w:val="0063367A"/>
    <w:rsid w:val="0063618B"/>
    <w:rsid w:val="00637836"/>
    <w:rsid w:val="00640792"/>
    <w:rsid w:val="00640D9D"/>
    <w:rsid w:val="0064149F"/>
    <w:rsid w:val="00642137"/>
    <w:rsid w:val="006421AF"/>
    <w:rsid w:val="0064347B"/>
    <w:rsid w:val="00643FCD"/>
    <w:rsid w:val="00645435"/>
    <w:rsid w:val="00645829"/>
    <w:rsid w:val="006468EE"/>
    <w:rsid w:val="00647A3E"/>
    <w:rsid w:val="00647DBB"/>
    <w:rsid w:val="00650AA4"/>
    <w:rsid w:val="006510C4"/>
    <w:rsid w:val="00651893"/>
    <w:rsid w:val="00651F95"/>
    <w:rsid w:val="00652181"/>
    <w:rsid w:val="00654033"/>
    <w:rsid w:val="00655295"/>
    <w:rsid w:val="006567D9"/>
    <w:rsid w:val="0065743A"/>
    <w:rsid w:val="00660070"/>
    <w:rsid w:val="00660FE5"/>
    <w:rsid w:val="006622E1"/>
    <w:rsid w:val="00662383"/>
    <w:rsid w:val="00663285"/>
    <w:rsid w:val="00663D0E"/>
    <w:rsid w:val="00664935"/>
    <w:rsid w:val="00667737"/>
    <w:rsid w:val="00667851"/>
    <w:rsid w:val="00670A88"/>
    <w:rsid w:val="00670B8F"/>
    <w:rsid w:val="0067217B"/>
    <w:rsid w:val="006732A2"/>
    <w:rsid w:val="00676455"/>
    <w:rsid w:val="006775C5"/>
    <w:rsid w:val="00677C4A"/>
    <w:rsid w:val="00680001"/>
    <w:rsid w:val="0068018F"/>
    <w:rsid w:val="00680B6D"/>
    <w:rsid w:val="00681BE3"/>
    <w:rsid w:val="006828EB"/>
    <w:rsid w:val="006850D4"/>
    <w:rsid w:val="00686AA3"/>
    <w:rsid w:val="00691300"/>
    <w:rsid w:val="00692836"/>
    <w:rsid w:val="0069298E"/>
    <w:rsid w:val="00693514"/>
    <w:rsid w:val="0069677E"/>
    <w:rsid w:val="006A06F1"/>
    <w:rsid w:val="006A1886"/>
    <w:rsid w:val="006A2237"/>
    <w:rsid w:val="006A2A14"/>
    <w:rsid w:val="006A4285"/>
    <w:rsid w:val="006A516E"/>
    <w:rsid w:val="006A60B6"/>
    <w:rsid w:val="006A60F9"/>
    <w:rsid w:val="006A6344"/>
    <w:rsid w:val="006A683C"/>
    <w:rsid w:val="006A6E63"/>
    <w:rsid w:val="006B1594"/>
    <w:rsid w:val="006B1E56"/>
    <w:rsid w:val="006B30E6"/>
    <w:rsid w:val="006B3E4B"/>
    <w:rsid w:val="006B3EF4"/>
    <w:rsid w:val="006B40F3"/>
    <w:rsid w:val="006B4891"/>
    <w:rsid w:val="006B531A"/>
    <w:rsid w:val="006B57D3"/>
    <w:rsid w:val="006B5CA8"/>
    <w:rsid w:val="006B5CDE"/>
    <w:rsid w:val="006B70A4"/>
    <w:rsid w:val="006C104D"/>
    <w:rsid w:val="006C31F7"/>
    <w:rsid w:val="006C33CF"/>
    <w:rsid w:val="006C4A4A"/>
    <w:rsid w:val="006C595F"/>
    <w:rsid w:val="006C622A"/>
    <w:rsid w:val="006C671A"/>
    <w:rsid w:val="006C6C96"/>
    <w:rsid w:val="006C754F"/>
    <w:rsid w:val="006D0304"/>
    <w:rsid w:val="006D08AF"/>
    <w:rsid w:val="006D2183"/>
    <w:rsid w:val="006D2BB0"/>
    <w:rsid w:val="006D4C40"/>
    <w:rsid w:val="006D4C4C"/>
    <w:rsid w:val="006D59C8"/>
    <w:rsid w:val="006D5D88"/>
    <w:rsid w:val="006D663A"/>
    <w:rsid w:val="006D7550"/>
    <w:rsid w:val="006D7C5A"/>
    <w:rsid w:val="006E0572"/>
    <w:rsid w:val="006E0E74"/>
    <w:rsid w:val="006E2D5C"/>
    <w:rsid w:val="006E31D6"/>
    <w:rsid w:val="006E38BD"/>
    <w:rsid w:val="006E39E7"/>
    <w:rsid w:val="006E3A54"/>
    <w:rsid w:val="006E51DF"/>
    <w:rsid w:val="006E71BA"/>
    <w:rsid w:val="006F039A"/>
    <w:rsid w:val="006F056E"/>
    <w:rsid w:val="006F13B1"/>
    <w:rsid w:val="006F1F41"/>
    <w:rsid w:val="006F28B3"/>
    <w:rsid w:val="006F2C65"/>
    <w:rsid w:val="006F3DAC"/>
    <w:rsid w:val="006F41B6"/>
    <w:rsid w:val="006F4524"/>
    <w:rsid w:val="006F621C"/>
    <w:rsid w:val="006F72E3"/>
    <w:rsid w:val="007009C4"/>
    <w:rsid w:val="0070351B"/>
    <w:rsid w:val="00703E03"/>
    <w:rsid w:val="007053C5"/>
    <w:rsid w:val="007057EB"/>
    <w:rsid w:val="00705B1B"/>
    <w:rsid w:val="00706137"/>
    <w:rsid w:val="00706B1B"/>
    <w:rsid w:val="00706FF9"/>
    <w:rsid w:val="00707F07"/>
    <w:rsid w:val="00710A09"/>
    <w:rsid w:val="007113CB"/>
    <w:rsid w:val="00711E0E"/>
    <w:rsid w:val="00711EC3"/>
    <w:rsid w:val="007136DD"/>
    <w:rsid w:val="00713931"/>
    <w:rsid w:val="00715044"/>
    <w:rsid w:val="00715CDE"/>
    <w:rsid w:val="00717F7D"/>
    <w:rsid w:val="0071B462"/>
    <w:rsid w:val="007210D1"/>
    <w:rsid w:val="00723451"/>
    <w:rsid w:val="007236E4"/>
    <w:rsid w:val="00724890"/>
    <w:rsid w:val="007254CC"/>
    <w:rsid w:val="00725E3C"/>
    <w:rsid w:val="00726631"/>
    <w:rsid w:val="00726E80"/>
    <w:rsid w:val="0072793C"/>
    <w:rsid w:val="00730101"/>
    <w:rsid w:val="007305EC"/>
    <w:rsid w:val="007307EB"/>
    <w:rsid w:val="00732AA9"/>
    <w:rsid w:val="0073556B"/>
    <w:rsid w:val="00735AEE"/>
    <w:rsid w:val="00736CAA"/>
    <w:rsid w:val="00743617"/>
    <w:rsid w:val="007439CE"/>
    <w:rsid w:val="00743C01"/>
    <w:rsid w:val="00744032"/>
    <w:rsid w:val="00745E9F"/>
    <w:rsid w:val="00746242"/>
    <w:rsid w:val="00746AD7"/>
    <w:rsid w:val="00747DA9"/>
    <w:rsid w:val="00750785"/>
    <w:rsid w:val="00751CBD"/>
    <w:rsid w:val="00751CCF"/>
    <w:rsid w:val="00752A8C"/>
    <w:rsid w:val="0075375A"/>
    <w:rsid w:val="00753BE0"/>
    <w:rsid w:val="0075470A"/>
    <w:rsid w:val="007547F7"/>
    <w:rsid w:val="00754F00"/>
    <w:rsid w:val="0075513E"/>
    <w:rsid w:val="007553EB"/>
    <w:rsid w:val="00755DF9"/>
    <w:rsid w:val="00757091"/>
    <w:rsid w:val="007570F6"/>
    <w:rsid w:val="0075729F"/>
    <w:rsid w:val="00760274"/>
    <w:rsid w:val="00760371"/>
    <w:rsid w:val="00760754"/>
    <w:rsid w:val="00760BC7"/>
    <w:rsid w:val="007613A8"/>
    <w:rsid w:val="007613DD"/>
    <w:rsid w:val="007617B9"/>
    <w:rsid w:val="00765ECA"/>
    <w:rsid w:val="00766202"/>
    <w:rsid w:val="007666B6"/>
    <w:rsid w:val="007703ED"/>
    <w:rsid w:val="0077059A"/>
    <w:rsid w:val="007708B4"/>
    <w:rsid w:val="007722AD"/>
    <w:rsid w:val="00772509"/>
    <w:rsid w:val="0077395F"/>
    <w:rsid w:val="00773F94"/>
    <w:rsid w:val="00774068"/>
    <w:rsid w:val="00775401"/>
    <w:rsid w:val="007755F9"/>
    <w:rsid w:val="00775EEA"/>
    <w:rsid w:val="007772B1"/>
    <w:rsid w:val="00777BDF"/>
    <w:rsid w:val="0078152C"/>
    <w:rsid w:val="00782BDB"/>
    <w:rsid w:val="00782CDF"/>
    <w:rsid w:val="0078394B"/>
    <w:rsid w:val="00783A30"/>
    <w:rsid w:val="00783DA9"/>
    <w:rsid w:val="007854AD"/>
    <w:rsid w:val="00785FCD"/>
    <w:rsid w:val="007866C8"/>
    <w:rsid w:val="0078A32F"/>
    <w:rsid w:val="00790384"/>
    <w:rsid w:val="00790AF3"/>
    <w:rsid w:val="007912E6"/>
    <w:rsid w:val="007935E3"/>
    <w:rsid w:val="00793860"/>
    <w:rsid w:val="007942C5"/>
    <w:rsid w:val="00794BEB"/>
    <w:rsid w:val="00794F12"/>
    <w:rsid w:val="00795A16"/>
    <w:rsid w:val="00797045"/>
    <w:rsid w:val="007974A6"/>
    <w:rsid w:val="007974CB"/>
    <w:rsid w:val="00797FF8"/>
    <w:rsid w:val="007A00AE"/>
    <w:rsid w:val="007A2834"/>
    <w:rsid w:val="007A2F46"/>
    <w:rsid w:val="007A3794"/>
    <w:rsid w:val="007A382E"/>
    <w:rsid w:val="007A4E4F"/>
    <w:rsid w:val="007A5189"/>
    <w:rsid w:val="007A5252"/>
    <w:rsid w:val="007A53BC"/>
    <w:rsid w:val="007A61DF"/>
    <w:rsid w:val="007A676B"/>
    <w:rsid w:val="007A6D14"/>
    <w:rsid w:val="007B1B35"/>
    <w:rsid w:val="007B1B8B"/>
    <w:rsid w:val="007B265A"/>
    <w:rsid w:val="007B2D4F"/>
    <w:rsid w:val="007B641F"/>
    <w:rsid w:val="007B6AEF"/>
    <w:rsid w:val="007C0A49"/>
    <w:rsid w:val="007C17CE"/>
    <w:rsid w:val="007C1A6A"/>
    <w:rsid w:val="007C2CBF"/>
    <w:rsid w:val="007C3C8F"/>
    <w:rsid w:val="007C3C9A"/>
    <w:rsid w:val="007C3CDF"/>
    <w:rsid w:val="007C5585"/>
    <w:rsid w:val="007C6CE6"/>
    <w:rsid w:val="007C6DB2"/>
    <w:rsid w:val="007C6F5D"/>
    <w:rsid w:val="007C7939"/>
    <w:rsid w:val="007D030F"/>
    <w:rsid w:val="007D0D57"/>
    <w:rsid w:val="007D2D06"/>
    <w:rsid w:val="007D3E51"/>
    <w:rsid w:val="007D5B18"/>
    <w:rsid w:val="007D60E1"/>
    <w:rsid w:val="007E06B6"/>
    <w:rsid w:val="007E1C92"/>
    <w:rsid w:val="007E2436"/>
    <w:rsid w:val="007E324F"/>
    <w:rsid w:val="007E3722"/>
    <w:rsid w:val="007E3D51"/>
    <w:rsid w:val="007E5F8A"/>
    <w:rsid w:val="007E690B"/>
    <w:rsid w:val="007E6AD7"/>
    <w:rsid w:val="007EA3E2"/>
    <w:rsid w:val="007F0D98"/>
    <w:rsid w:val="007F4DD0"/>
    <w:rsid w:val="007F4DEF"/>
    <w:rsid w:val="007F609A"/>
    <w:rsid w:val="007F7049"/>
    <w:rsid w:val="007F70C9"/>
    <w:rsid w:val="008019C7"/>
    <w:rsid w:val="00802705"/>
    <w:rsid w:val="00803ED8"/>
    <w:rsid w:val="00804018"/>
    <w:rsid w:val="008045C7"/>
    <w:rsid w:val="00804C84"/>
    <w:rsid w:val="008073DE"/>
    <w:rsid w:val="0081110D"/>
    <w:rsid w:val="008130E6"/>
    <w:rsid w:val="00813228"/>
    <w:rsid w:val="00813A63"/>
    <w:rsid w:val="00814164"/>
    <w:rsid w:val="0081466C"/>
    <w:rsid w:val="0081524E"/>
    <w:rsid w:val="008152C3"/>
    <w:rsid w:val="0081619D"/>
    <w:rsid w:val="008167E0"/>
    <w:rsid w:val="0081727C"/>
    <w:rsid w:val="00817695"/>
    <w:rsid w:val="00817A5C"/>
    <w:rsid w:val="00820780"/>
    <w:rsid w:val="008211F5"/>
    <w:rsid w:val="0082245C"/>
    <w:rsid w:val="0082269A"/>
    <w:rsid w:val="00823F80"/>
    <w:rsid w:val="00824B47"/>
    <w:rsid w:val="008253E2"/>
    <w:rsid w:val="008255EB"/>
    <w:rsid w:val="00827C86"/>
    <w:rsid w:val="00830245"/>
    <w:rsid w:val="008303D2"/>
    <w:rsid w:val="008315DA"/>
    <w:rsid w:val="008325DF"/>
    <w:rsid w:val="00833087"/>
    <w:rsid w:val="00834A2D"/>
    <w:rsid w:val="008361F1"/>
    <w:rsid w:val="008371BA"/>
    <w:rsid w:val="00837953"/>
    <w:rsid w:val="00841260"/>
    <w:rsid w:val="0084128E"/>
    <w:rsid w:val="00841ACC"/>
    <w:rsid w:val="0084266D"/>
    <w:rsid w:val="0084479D"/>
    <w:rsid w:val="00845973"/>
    <w:rsid w:val="0084619C"/>
    <w:rsid w:val="008469C4"/>
    <w:rsid w:val="0084748C"/>
    <w:rsid w:val="00847782"/>
    <w:rsid w:val="00847A43"/>
    <w:rsid w:val="00847EBB"/>
    <w:rsid w:val="0084A17B"/>
    <w:rsid w:val="00851C3C"/>
    <w:rsid w:val="00853CB4"/>
    <w:rsid w:val="008571CA"/>
    <w:rsid w:val="00857ADA"/>
    <w:rsid w:val="008604FF"/>
    <w:rsid w:val="00860A52"/>
    <w:rsid w:val="00864AEA"/>
    <w:rsid w:val="008655E0"/>
    <w:rsid w:val="008671B6"/>
    <w:rsid w:val="008677F9"/>
    <w:rsid w:val="00871072"/>
    <w:rsid w:val="0087412A"/>
    <w:rsid w:val="0087446C"/>
    <w:rsid w:val="008750E8"/>
    <w:rsid w:val="008771BF"/>
    <w:rsid w:val="00877791"/>
    <w:rsid w:val="00880374"/>
    <w:rsid w:val="00881D10"/>
    <w:rsid w:val="008822E4"/>
    <w:rsid w:val="0088322C"/>
    <w:rsid w:val="00883CB7"/>
    <w:rsid w:val="00885FF3"/>
    <w:rsid w:val="00891484"/>
    <w:rsid w:val="00892A1C"/>
    <w:rsid w:val="00892DD6"/>
    <w:rsid w:val="0089449C"/>
    <w:rsid w:val="00894F34"/>
    <w:rsid w:val="00895029"/>
    <w:rsid w:val="00896494"/>
    <w:rsid w:val="00897263"/>
    <w:rsid w:val="008A0654"/>
    <w:rsid w:val="008A0A19"/>
    <w:rsid w:val="008A1481"/>
    <w:rsid w:val="008A230C"/>
    <w:rsid w:val="008A24DF"/>
    <w:rsid w:val="008A290E"/>
    <w:rsid w:val="008A452A"/>
    <w:rsid w:val="008A5D89"/>
    <w:rsid w:val="008A6D81"/>
    <w:rsid w:val="008A6DC2"/>
    <w:rsid w:val="008B0318"/>
    <w:rsid w:val="008B0F11"/>
    <w:rsid w:val="008B1084"/>
    <w:rsid w:val="008B1B14"/>
    <w:rsid w:val="008B230D"/>
    <w:rsid w:val="008B26C9"/>
    <w:rsid w:val="008B469E"/>
    <w:rsid w:val="008B5167"/>
    <w:rsid w:val="008B6820"/>
    <w:rsid w:val="008B7C61"/>
    <w:rsid w:val="008B7E9C"/>
    <w:rsid w:val="008BF6D5"/>
    <w:rsid w:val="008C0CBB"/>
    <w:rsid w:val="008C27EB"/>
    <w:rsid w:val="008C31D7"/>
    <w:rsid w:val="008C38CA"/>
    <w:rsid w:val="008C4168"/>
    <w:rsid w:val="008C45CE"/>
    <w:rsid w:val="008C519F"/>
    <w:rsid w:val="008C5446"/>
    <w:rsid w:val="008C5BBB"/>
    <w:rsid w:val="008C662C"/>
    <w:rsid w:val="008D009E"/>
    <w:rsid w:val="008D085B"/>
    <w:rsid w:val="008D087E"/>
    <w:rsid w:val="008D0917"/>
    <w:rsid w:val="008D3C6F"/>
    <w:rsid w:val="008D456E"/>
    <w:rsid w:val="008D675F"/>
    <w:rsid w:val="008E3238"/>
    <w:rsid w:val="008E360E"/>
    <w:rsid w:val="008E468E"/>
    <w:rsid w:val="008E475B"/>
    <w:rsid w:val="008E4BA8"/>
    <w:rsid w:val="008E5631"/>
    <w:rsid w:val="008E611F"/>
    <w:rsid w:val="008F03A8"/>
    <w:rsid w:val="008F0507"/>
    <w:rsid w:val="008F1839"/>
    <w:rsid w:val="008F27C8"/>
    <w:rsid w:val="008F2D4D"/>
    <w:rsid w:val="008F47BC"/>
    <w:rsid w:val="008F50FB"/>
    <w:rsid w:val="008F6DE3"/>
    <w:rsid w:val="008F7CE8"/>
    <w:rsid w:val="00900D5A"/>
    <w:rsid w:val="0090115B"/>
    <w:rsid w:val="00901B65"/>
    <w:rsid w:val="00901E66"/>
    <w:rsid w:val="0090210E"/>
    <w:rsid w:val="0090246C"/>
    <w:rsid w:val="00902F31"/>
    <w:rsid w:val="00903100"/>
    <w:rsid w:val="00905907"/>
    <w:rsid w:val="00906DD3"/>
    <w:rsid w:val="009076D1"/>
    <w:rsid w:val="00910AE9"/>
    <w:rsid w:val="009111BC"/>
    <w:rsid w:val="009122AA"/>
    <w:rsid w:val="00912840"/>
    <w:rsid w:val="0091322B"/>
    <w:rsid w:val="00913CE5"/>
    <w:rsid w:val="00915040"/>
    <w:rsid w:val="00915FB8"/>
    <w:rsid w:val="00916A9C"/>
    <w:rsid w:val="00920872"/>
    <w:rsid w:val="0092125F"/>
    <w:rsid w:val="0092137A"/>
    <w:rsid w:val="009232F8"/>
    <w:rsid w:val="00925598"/>
    <w:rsid w:val="00925B44"/>
    <w:rsid w:val="00930397"/>
    <w:rsid w:val="009314F6"/>
    <w:rsid w:val="00931B47"/>
    <w:rsid w:val="00931C1B"/>
    <w:rsid w:val="009320AA"/>
    <w:rsid w:val="00932A05"/>
    <w:rsid w:val="00932ADC"/>
    <w:rsid w:val="009330C9"/>
    <w:rsid w:val="00933103"/>
    <w:rsid w:val="00934714"/>
    <w:rsid w:val="00935EC9"/>
    <w:rsid w:val="0093621C"/>
    <w:rsid w:val="009404BB"/>
    <w:rsid w:val="00941A27"/>
    <w:rsid w:val="009454F4"/>
    <w:rsid w:val="009457D9"/>
    <w:rsid w:val="00946D8B"/>
    <w:rsid w:val="00950203"/>
    <w:rsid w:val="00951347"/>
    <w:rsid w:val="00951F8A"/>
    <w:rsid w:val="00952E1D"/>
    <w:rsid w:val="009546F5"/>
    <w:rsid w:val="009566A7"/>
    <w:rsid w:val="009569AF"/>
    <w:rsid w:val="009609D8"/>
    <w:rsid w:val="0096202D"/>
    <w:rsid w:val="0096213E"/>
    <w:rsid w:val="00962450"/>
    <w:rsid w:val="009634C0"/>
    <w:rsid w:val="0096396D"/>
    <w:rsid w:val="00964BF0"/>
    <w:rsid w:val="00966DAA"/>
    <w:rsid w:val="00971536"/>
    <w:rsid w:val="00971754"/>
    <w:rsid w:val="00973580"/>
    <w:rsid w:val="00973A32"/>
    <w:rsid w:val="00973B2B"/>
    <w:rsid w:val="00974342"/>
    <w:rsid w:val="00975AF5"/>
    <w:rsid w:val="0097662E"/>
    <w:rsid w:val="009766D4"/>
    <w:rsid w:val="00976BAA"/>
    <w:rsid w:val="00976CB6"/>
    <w:rsid w:val="00977855"/>
    <w:rsid w:val="00980439"/>
    <w:rsid w:val="0098043C"/>
    <w:rsid w:val="00980FDA"/>
    <w:rsid w:val="009811EB"/>
    <w:rsid w:val="00982079"/>
    <w:rsid w:val="00982314"/>
    <w:rsid w:val="00983D21"/>
    <w:rsid w:val="00983DFC"/>
    <w:rsid w:val="00984B57"/>
    <w:rsid w:val="00986B2A"/>
    <w:rsid w:val="009874C0"/>
    <w:rsid w:val="0099120F"/>
    <w:rsid w:val="00991321"/>
    <w:rsid w:val="00991927"/>
    <w:rsid w:val="00991D69"/>
    <w:rsid w:val="00991F2E"/>
    <w:rsid w:val="00992301"/>
    <w:rsid w:val="00994574"/>
    <w:rsid w:val="00995767"/>
    <w:rsid w:val="00996E71"/>
    <w:rsid w:val="00997410"/>
    <w:rsid w:val="009A0203"/>
    <w:rsid w:val="009A2CEE"/>
    <w:rsid w:val="009A3B23"/>
    <w:rsid w:val="009A5274"/>
    <w:rsid w:val="009A74BC"/>
    <w:rsid w:val="009B0891"/>
    <w:rsid w:val="009B29C1"/>
    <w:rsid w:val="009B2B44"/>
    <w:rsid w:val="009B2EAE"/>
    <w:rsid w:val="009B42A0"/>
    <w:rsid w:val="009B48C6"/>
    <w:rsid w:val="009B547A"/>
    <w:rsid w:val="009B5ED9"/>
    <w:rsid w:val="009C0AB7"/>
    <w:rsid w:val="009C1F99"/>
    <w:rsid w:val="009C3BC9"/>
    <w:rsid w:val="009C51A7"/>
    <w:rsid w:val="009C61E9"/>
    <w:rsid w:val="009C6CBC"/>
    <w:rsid w:val="009C9AE8"/>
    <w:rsid w:val="009D0AEC"/>
    <w:rsid w:val="009D341D"/>
    <w:rsid w:val="009D5676"/>
    <w:rsid w:val="009D6A7D"/>
    <w:rsid w:val="009D70C8"/>
    <w:rsid w:val="009D764D"/>
    <w:rsid w:val="009E008E"/>
    <w:rsid w:val="009E43E0"/>
    <w:rsid w:val="009E4661"/>
    <w:rsid w:val="009E53CE"/>
    <w:rsid w:val="009E8767"/>
    <w:rsid w:val="009F2A79"/>
    <w:rsid w:val="009F36D0"/>
    <w:rsid w:val="009F37A4"/>
    <w:rsid w:val="009F382E"/>
    <w:rsid w:val="009F56A7"/>
    <w:rsid w:val="009F5DF5"/>
    <w:rsid w:val="009F622A"/>
    <w:rsid w:val="009F6DD6"/>
    <w:rsid w:val="009F727C"/>
    <w:rsid w:val="00A0015F"/>
    <w:rsid w:val="00A00369"/>
    <w:rsid w:val="00A004C7"/>
    <w:rsid w:val="00A01231"/>
    <w:rsid w:val="00A01656"/>
    <w:rsid w:val="00A02793"/>
    <w:rsid w:val="00A02B8D"/>
    <w:rsid w:val="00A0520A"/>
    <w:rsid w:val="00A070E3"/>
    <w:rsid w:val="00A0DA55"/>
    <w:rsid w:val="00A12892"/>
    <w:rsid w:val="00A12A5C"/>
    <w:rsid w:val="00A12F99"/>
    <w:rsid w:val="00A13268"/>
    <w:rsid w:val="00A13E65"/>
    <w:rsid w:val="00A17162"/>
    <w:rsid w:val="00A20892"/>
    <w:rsid w:val="00A2131B"/>
    <w:rsid w:val="00A24DEA"/>
    <w:rsid w:val="00A25DB2"/>
    <w:rsid w:val="00A25FDF"/>
    <w:rsid w:val="00A268C8"/>
    <w:rsid w:val="00A26FDE"/>
    <w:rsid w:val="00A302E2"/>
    <w:rsid w:val="00A32239"/>
    <w:rsid w:val="00A33493"/>
    <w:rsid w:val="00A359C6"/>
    <w:rsid w:val="00A35DD2"/>
    <w:rsid w:val="00A3618F"/>
    <w:rsid w:val="00A36DD2"/>
    <w:rsid w:val="00A37CE4"/>
    <w:rsid w:val="00A40F7A"/>
    <w:rsid w:val="00A40FE2"/>
    <w:rsid w:val="00A41346"/>
    <w:rsid w:val="00A414B6"/>
    <w:rsid w:val="00A4195A"/>
    <w:rsid w:val="00A41EB8"/>
    <w:rsid w:val="00A43F93"/>
    <w:rsid w:val="00A44031"/>
    <w:rsid w:val="00A44348"/>
    <w:rsid w:val="00A45A34"/>
    <w:rsid w:val="00A45C71"/>
    <w:rsid w:val="00A4709E"/>
    <w:rsid w:val="00A47639"/>
    <w:rsid w:val="00A477D1"/>
    <w:rsid w:val="00A47ABE"/>
    <w:rsid w:val="00A51E0D"/>
    <w:rsid w:val="00A521DE"/>
    <w:rsid w:val="00A53DFC"/>
    <w:rsid w:val="00A53EEF"/>
    <w:rsid w:val="00A5439A"/>
    <w:rsid w:val="00A548D3"/>
    <w:rsid w:val="00A57930"/>
    <w:rsid w:val="00A57D20"/>
    <w:rsid w:val="00A62CD7"/>
    <w:rsid w:val="00A64F12"/>
    <w:rsid w:val="00A6516A"/>
    <w:rsid w:val="00A6700E"/>
    <w:rsid w:val="00A70557"/>
    <w:rsid w:val="00A716F6"/>
    <w:rsid w:val="00A72F9D"/>
    <w:rsid w:val="00A732E6"/>
    <w:rsid w:val="00A73585"/>
    <w:rsid w:val="00A74C75"/>
    <w:rsid w:val="00A75382"/>
    <w:rsid w:val="00A75C41"/>
    <w:rsid w:val="00A772D4"/>
    <w:rsid w:val="00A80EC1"/>
    <w:rsid w:val="00A83799"/>
    <w:rsid w:val="00A83CCB"/>
    <w:rsid w:val="00A84A79"/>
    <w:rsid w:val="00A869C2"/>
    <w:rsid w:val="00A87D9A"/>
    <w:rsid w:val="00A90594"/>
    <w:rsid w:val="00A92BA0"/>
    <w:rsid w:val="00A9331A"/>
    <w:rsid w:val="00A94431"/>
    <w:rsid w:val="00A94D09"/>
    <w:rsid w:val="00A950D2"/>
    <w:rsid w:val="00A9558E"/>
    <w:rsid w:val="00A96317"/>
    <w:rsid w:val="00A970BB"/>
    <w:rsid w:val="00A9D9B0"/>
    <w:rsid w:val="00AA0F1E"/>
    <w:rsid w:val="00AA1257"/>
    <w:rsid w:val="00AA1F89"/>
    <w:rsid w:val="00AA23BD"/>
    <w:rsid w:val="00AA2F4F"/>
    <w:rsid w:val="00AA5DB0"/>
    <w:rsid w:val="00AA60BB"/>
    <w:rsid w:val="00AA7D60"/>
    <w:rsid w:val="00AA7DFF"/>
    <w:rsid w:val="00AB2F7E"/>
    <w:rsid w:val="00AB3340"/>
    <w:rsid w:val="00AB3CAC"/>
    <w:rsid w:val="00AB44A4"/>
    <w:rsid w:val="00AB4BAB"/>
    <w:rsid w:val="00AB5842"/>
    <w:rsid w:val="00AB5AB4"/>
    <w:rsid w:val="00AB6718"/>
    <w:rsid w:val="00AB77DF"/>
    <w:rsid w:val="00AB793B"/>
    <w:rsid w:val="00AC0445"/>
    <w:rsid w:val="00AC2CBD"/>
    <w:rsid w:val="00AC31A0"/>
    <w:rsid w:val="00AC3408"/>
    <w:rsid w:val="00AC4140"/>
    <w:rsid w:val="00AC42BD"/>
    <w:rsid w:val="00AC5A58"/>
    <w:rsid w:val="00AC5AC9"/>
    <w:rsid w:val="00AC5CCE"/>
    <w:rsid w:val="00AC5D9A"/>
    <w:rsid w:val="00AC6B41"/>
    <w:rsid w:val="00AC7572"/>
    <w:rsid w:val="00AD02AE"/>
    <w:rsid w:val="00AD0457"/>
    <w:rsid w:val="00AD3E89"/>
    <w:rsid w:val="00AD5F71"/>
    <w:rsid w:val="00AD6878"/>
    <w:rsid w:val="00AD6C8E"/>
    <w:rsid w:val="00AD700E"/>
    <w:rsid w:val="00AD710C"/>
    <w:rsid w:val="00AD7345"/>
    <w:rsid w:val="00AD7E8B"/>
    <w:rsid w:val="00AE0455"/>
    <w:rsid w:val="00AE0838"/>
    <w:rsid w:val="00AE0EF1"/>
    <w:rsid w:val="00AE1E74"/>
    <w:rsid w:val="00AE32B5"/>
    <w:rsid w:val="00AE42F8"/>
    <w:rsid w:val="00AE4B28"/>
    <w:rsid w:val="00AE4F9C"/>
    <w:rsid w:val="00AE5330"/>
    <w:rsid w:val="00AE626D"/>
    <w:rsid w:val="00AE7FA1"/>
    <w:rsid w:val="00AF073D"/>
    <w:rsid w:val="00AF1616"/>
    <w:rsid w:val="00AF2D25"/>
    <w:rsid w:val="00AF3223"/>
    <w:rsid w:val="00AF3423"/>
    <w:rsid w:val="00AF346A"/>
    <w:rsid w:val="00AF3B3C"/>
    <w:rsid w:val="00AF435A"/>
    <w:rsid w:val="00AF5B5F"/>
    <w:rsid w:val="00AF7548"/>
    <w:rsid w:val="00AF7AB0"/>
    <w:rsid w:val="00AF7D2C"/>
    <w:rsid w:val="00B008AC"/>
    <w:rsid w:val="00B00B24"/>
    <w:rsid w:val="00B0105E"/>
    <w:rsid w:val="00B02600"/>
    <w:rsid w:val="00B03040"/>
    <w:rsid w:val="00B03998"/>
    <w:rsid w:val="00B0408E"/>
    <w:rsid w:val="00B05206"/>
    <w:rsid w:val="00B05926"/>
    <w:rsid w:val="00B05B4A"/>
    <w:rsid w:val="00B06703"/>
    <w:rsid w:val="00B06784"/>
    <w:rsid w:val="00B11C8B"/>
    <w:rsid w:val="00B17DB0"/>
    <w:rsid w:val="00B200EE"/>
    <w:rsid w:val="00B20262"/>
    <w:rsid w:val="00B205F1"/>
    <w:rsid w:val="00B20892"/>
    <w:rsid w:val="00B21484"/>
    <w:rsid w:val="00B263AB"/>
    <w:rsid w:val="00B26E02"/>
    <w:rsid w:val="00B27CB5"/>
    <w:rsid w:val="00B31FFB"/>
    <w:rsid w:val="00B32550"/>
    <w:rsid w:val="00B339D5"/>
    <w:rsid w:val="00B34321"/>
    <w:rsid w:val="00B349E2"/>
    <w:rsid w:val="00B34D36"/>
    <w:rsid w:val="00B35DD9"/>
    <w:rsid w:val="00B36E55"/>
    <w:rsid w:val="00B40E0A"/>
    <w:rsid w:val="00B4138E"/>
    <w:rsid w:val="00B41F45"/>
    <w:rsid w:val="00B431EF"/>
    <w:rsid w:val="00B44568"/>
    <w:rsid w:val="00B44E4E"/>
    <w:rsid w:val="00B44F71"/>
    <w:rsid w:val="00B452A8"/>
    <w:rsid w:val="00B4635A"/>
    <w:rsid w:val="00B501BA"/>
    <w:rsid w:val="00B50773"/>
    <w:rsid w:val="00B50B92"/>
    <w:rsid w:val="00B51343"/>
    <w:rsid w:val="00B51A9F"/>
    <w:rsid w:val="00B51FF6"/>
    <w:rsid w:val="00B53424"/>
    <w:rsid w:val="00B5390A"/>
    <w:rsid w:val="00B54A42"/>
    <w:rsid w:val="00B552D0"/>
    <w:rsid w:val="00B56326"/>
    <w:rsid w:val="00B60AF4"/>
    <w:rsid w:val="00B62A18"/>
    <w:rsid w:val="00B62EDB"/>
    <w:rsid w:val="00B631F3"/>
    <w:rsid w:val="00B64212"/>
    <w:rsid w:val="00B642FE"/>
    <w:rsid w:val="00B64E87"/>
    <w:rsid w:val="00B6591B"/>
    <w:rsid w:val="00B659C8"/>
    <w:rsid w:val="00B661A4"/>
    <w:rsid w:val="00B71E63"/>
    <w:rsid w:val="00B731A1"/>
    <w:rsid w:val="00B763BE"/>
    <w:rsid w:val="00B820DE"/>
    <w:rsid w:val="00B826FA"/>
    <w:rsid w:val="00B82AB3"/>
    <w:rsid w:val="00B8636F"/>
    <w:rsid w:val="00B86B14"/>
    <w:rsid w:val="00B86DB1"/>
    <w:rsid w:val="00B87CB7"/>
    <w:rsid w:val="00B90BA4"/>
    <w:rsid w:val="00B91721"/>
    <w:rsid w:val="00B91AA2"/>
    <w:rsid w:val="00B948AD"/>
    <w:rsid w:val="00B94A63"/>
    <w:rsid w:val="00B95234"/>
    <w:rsid w:val="00B962BA"/>
    <w:rsid w:val="00B965CA"/>
    <w:rsid w:val="00BA07F0"/>
    <w:rsid w:val="00BA31C1"/>
    <w:rsid w:val="00BA337A"/>
    <w:rsid w:val="00BA33FF"/>
    <w:rsid w:val="00BA4CFC"/>
    <w:rsid w:val="00BA5927"/>
    <w:rsid w:val="00BA6BE7"/>
    <w:rsid w:val="00BA6EB3"/>
    <w:rsid w:val="00BA7EE0"/>
    <w:rsid w:val="00BA9486"/>
    <w:rsid w:val="00BB35FE"/>
    <w:rsid w:val="00BB4D21"/>
    <w:rsid w:val="00BB4ED2"/>
    <w:rsid w:val="00BB51A7"/>
    <w:rsid w:val="00BB51B5"/>
    <w:rsid w:val="00BB51CB"/>
    <w:rsid w:val="00BB595B"/>
    <w:rsid w:val="00BB6852"/>
    <w:rsid w:val="00BB6D60"/>
    <w:rsid w:val="00BB6D7C"/>
    <w:rsid w:val="00BB7691"/>
    <w:rsid w:val="00BC03BF"/>
    <w:rsid w:val="00BC0B3B"/>
    <w:rsid w:val="00BC2BEF"/>
    <w:rsid w:val="00BC3478"/>
    <w:rsid w:val="00BC3784"/>
    <w:rsid w:val="00BC3B38"/>
    <w:rsid w:val="00BC422C"/>
    <w:rsid w:val="00BC49F0"/>
    <w:rsid w:val="00BC67E0"/>
    <w:rsid w:val="00BC6ACC"/>
    <w:rsid w:val="00BC6E03"/>
    <w:rsid w:val="00BC70CF"/>
    <w:rsid w:val="00BC73FB"/>
    <w:rsid w:val="00BD296A"/>
    <w:rsid w:val="00BD2AE4"/>
    <w:rsid w:val="00BD3B08"/>
    <w:rsid w:val="00BD3F55"/>
    <w:rsid w:val="00BD42A9"/>
    <w:rsid w:val="00BD4D6F"/>
    <w:rsid w:val="00BD5716"/>
    <w:rsid w:val="00BD60C1"/>
    <w:rsid w:val="00BD6688"/>
    <w:rsid w:val="00BD72DF"/>
    <w:rsid w:val="00BE1E7D"/>
    <w:rsid w:val="00BE4745"/>
    <w:rsid w:val="00BE538A"/>
    <w:rsid w:val="00BE5F05"/>
    <w:rsid w:val="00BE7442"/>
    <w:rsid w:val="00BE78B2"/>
    <w:rsid w:val="00BE7D18"/>
    <w:rsid w:val="00BF0FA9"/>
    <w:rsid w:val="00BF15BD"/>
    <w:rsid w:val="00BF165A"/>
    <w:rsid w:val="00BF1952"/>
    <w:rsid w:val="00BF29FE"/>
    <w:rsid w:val="00BF3621"/>
    <w:rsid w:val="00BF375A"/>
    <w:rsid w:val="00BF3A55"/>
    <w:rsid w:val="00BF5A41"/>
    <w:rsid w:val="00BF6217"/>
    <w:rsid w:val="00BF6E46"/>
    <w:rsid w:val="00C00796"/>
    <w:rsid w:val="00C01462"/>
    <w:rsid w:val="00C0168A"/>
    <w:rsid w:val="00C02F88"/>
    <w:rsid w:val="00C04397"/>
    <w:rsid w:val="00C0441C"/>
    <w:rsid w:val="00C054B4"/>
    <w:rsid w:val="00C0B4CD"/>
    <w:rsid w:val="00C10058"/>
    <w:rsid w:val="00C11E10"/>
    <w:rsid w:val="00C12923"/>
    <w:rsid w:val="00C13806"/>
    <w:rsid w:val="00C14B7A"/>
    <w:rsid w:val="00C1591C"/>
    <w:rsid w:val="00C15CAD"/>
    <w:rsid w:val="00C16217"/>
    <w:rsid w:val="00C171C9"/>
    <w:rsid w:val="00C21798"/>
    <w:rsid w:val="00C24AC2"/>
    <w:rsid w:val="00C2553F"/>
    <w:rsid w:val="00C25A4A"/>
    <w:rsid w:val="00C25FD6"/>
    <w:rsid w:val="00C27096"/>
    <w:rsid w:val="00C27696"/>
    <w:rsid w:val="00C27C41"/>
    <w:rsid w:val="00C27E16"/>
    <w:rsid w:val="00C27F6D"/>
    <w:rsid w:val="00C30379"/>
    <w:rsid w:val="00C31391"/>
    <w:rsid w:val="00C3152F"/>
    <w:rsid w:val="00C31E46"/>
    <w:rsid w:val="00C33ABD"/>
    <w:rsid w:val="00C341B6"/>
    <w:rsid w:val="00C3648E"/>
    <w:rsid w:val="00C371DD"/>
    <w:rsid w:val="00C3F4B1"/>
    <w:rsid w:val="00C4275C"/>
    <w:rsid w:val="00C46795"/>
    <w:rsid w:val="00C479FF"/>
    <w:rsid w:val="00C51C95"/>
    <w:rsid w:val="00C533B1"/>
    <w:rsid w:val="00C5365A"/>
    <w:rsid w:val="00C5399A"/>
    <w:rsid w:val="00C57CB8"/>
    <w:rsid w:val="00C6063F"/>
    <w:rsid w:val="00C61A27"/>
    <w:rsid w:val="00C63FD1"/>
    <w:rsid w:val="00C64608"/>
    <w:rsid w:val="00C65061"/>
    <w:rsid w:val="00C654D2"/>
    <w:rsid w:val="00C65E86"/>
    <w:rsid w:val="00C66371"/>
    <w:rsid w:val="00C67E68"/>
    <w:rsid w:val="00C70279"/>
    <w:rsid w:val="00C72C88"/>
    <w:rsid w:val="00C73D33"/>
    <w:rsid w:val="00C750C7"/>
    <w:rsid w:val="00C75419"/>
    <w:rsid w:val="00C75E67"/>
    <w:rsid w:val="00C766A2"/>
    <w:rsid w:val="00C77DF6"/>
    <w:rsid w:val="00C81060"/>
    <w:rsid w:val="00C82432"/>
    <w:rsid w:val="00C8429C"/>
    <w:rsid w:val="00C848CA"/>
    <w:rsid w:val="00C86F8D"/>
    <w:rsid w:val="00C916B2"/>
    <w:rsid w:val="00C91716"/>
    <w:rsid w:val="00C9212B"/>
    <w:rsid w:val="00C92798"/>
    <w:rsid w:val="00C92943"/>
    <w:rsid w:val="00C9310E"/>
    <w:rsid w:val="00C9390D"/>
    <w:rsid w:val="00C93915"/>
    <w:rsid w:val="00C93D80"/>
    <w:rsid w:val="00C93E7F"/>
    <w:rsid w:val="00C942C4"/>
    <w:rsid w:val="00C946FC"/>
    <w:rsid w:val="00C947CB"/>
    <w:rsid w:val="00C95606"/>
    <w:rsid w:val="00C95E10"/>
    <w:rsid w:val="00C97340"/>
    <w:rsid w:val="00C976B6"/>
    <w:rsid w:val="00CA07DC"/>
    <w:rsid w:val="00CA395F"/>
    <w:rsid w:val="00CA453E"/>
    <w:rsid w:val="00CA50FF"/>
    <w:rsid w:val="00CA5951"/>
    <w:rsid w:val="00CA63EC"/>
    <w:rsid w:val="00CA6C0D"/>
    <w:rsid w:val="00CA7156"/>
    <w:rsid w:val="00CA7498"/>
    <w:rsid w:val="00CA7A06"/>
    <w:rsid w:val="00CB14AC"/>
    <w:rsid w:val="00CB1E63"/>
    <w:rsid w:val="00CB2529"/>
    <w:rsid w:val="00CB2601"/>
    <w:rsid w:val="00CB296C"/>
    <w:rsid w:val="00CB5BE7"/>
    <w:rsid w:val="00CB66C3"/>
    <w:rsid w:val="00CB7552"/>
    <w:rsid w:val="00CB7CE5"/>
    <w:rsid w:val="00CC026B"/>
    <w:rsid w:val="00CC0ED2"/>
    <w:rsid w:val="00CC1C57"/>
    <w:rsid w:val="00CC2AA0"/>
    <w:rsid w:val="00CC3190"/>
    <w:rsid w:val="00CC4817"/>
    <w:rsid w:val="00CC4E1C"/>
    <w:rsid w:val="00CC5F9D"/>
    <w:rsid w:val="00CC6E27"/>
    <w:rsid w:val="00CC77A2"/>
    <w:rsid w:val="00CD07EB"/>
    <w:rsid w:val="00CD2A88"/>
    <w:rsid w:val="00CD6A2E"/>
    <w:rsid w:val="00CD74CD"/>
    <w:rsid w:val="00CD74FE"/>
    <w:rsid w:val="00CD7C1A"/>
    <w:rsid w:val="00CE090F"/>
    <w:rsid w:val="00CE0B67"/>
    <w:rsid w:val="00CE126D"/>
    <w:rsid w:val="00CE2366"/>
    <w:rsid w:val="00CE2695"/>
    <w:rsid w:val="00CE3FAA"/>
    <w:rsid w:val="00CE443A"/>
    <w:rsid w:val="00CE5010"/>
    <w:rsid w:val="00CE6726"/>
    <w:rsid w:val="00CE6E25"/>
    <w:rsid w:val="00CE71E6"/>
    <w:rsid w:val="00CE7CC6"/>
    <w:rsid w:val="00CF15E1"/>
    <w:rsid w:val="00CF2187"/>
    <w:rsid w:val="00CF23DB"/>
    <w:rsid w:val="00CF280C"/>
    <w:rsid w:val="00CF4EF2"/>
    <w:rsid w:val="00CF6BCC"/>
    <w:rsid w:val="00D000D7"/>
    <w:rsid w:val="00D010C8"/>
    <w:rsid w:val="00D01AA6"/>
    <w:rsid w:val="00D01D96"/>
    <w:rsid w:val="00D0216F"/>
    <w:rsid w:val="00D02661"/>
    <w:rsid w:val="00D06AE3"/>
    <w:rsid w:val="00D06DE4"/>
    <w:rsid w:val="00D07E18"/>
    <w:rsid w:val="00D10311"/>
    <w:rsid w:val="00D1072E"/>
    <w:rsid w:val="00D1125C"/>
    <w:rsid w:val="00D1149F"/>
    <w:rsid w:val="00D12C1D"/>
    <w:rsid w:val="00D13C9D"/>
    <w:rsid w:val="00D14614"/>
    <w:rsid w:val="00D1473D"/>
    <w:rsid w:val="00D14AEE"/>
    <w:rsid w:val="00D14F12"/>
    <w:rsid w:val="00D150AE"/>
    <w:rsid w:val="00D15E32"/>
    <w:rsid w:val="00D167DC"/>
    <w:rsid w:val="00D16DD4"/>
    <w:rsid w:val="00D17E77"/>
    <w:rsid w:val="00D20038"/>
    <w:rsid w:val="00D2292D"/>
    <w:rsid w:val="00D22E3D"/>
    <w:rsid w:val="00D23256"/>
    <w:rsid w:val="00D2369C"/>
    <w:rsid w:val="00D23877"/>
    <w:rsid w:val="00D257F1"/>
    <w:rsid w:val="00D25B70"/>
    <w:rsid w:val="00D27B14"/>
    <w:rsid w:val="00D27CFB"/>
    <w:rsid w:val="00D320C1"/>
    <w:rsid w:val="00D335A0"/>
    <w:rsid w:val="00D336CA"/>
    <w:rsid w:val="00D34EDB"/>
    <w:rsid w:val="00D35C1B"/>
    <w:rsid w:val="00D3736D"/>
    <w:rsid w:val="00D37E5F"/>
    <w:rsid w:val="00D412E2"/>
    <w:rsid w:val="00D41F37"/>
    <w:rsid w:val="00D41FFC"/>
    <w:rsid w:val="00D42C3E"/>
    <w:rsid w:val="00D438F1"/>
    <w:rsid w:val="00D4392C"/>
    <w:rsid w:val="00D4436E"/>
    <w:rsid w:val="00D44507"/>
    <w:rsid w:val="00D449DF"/>
    <w:rsid w:val="00D4548F"/>
    <w:rsid w:val="00D45F3E"/>
    <w:rsid w:val="00D46B94"/>
    <w:rsid w:val="00D46E64"/>
    <w:rsid w:val="00D471BE"/>
    <w:rsid w:val="00D47208"/>
    <w:rsid w:val="00D4A3A3"/>
    <w:rsid w:val="00D51C22"/>
    <w:rsid w:val="00D537CF"/>
    <w:rsid w:val="00D53C1A"/>
    <w:rsid w:val="00D54BA6"/>
    <w:rsid w:val="00D55012"/>
    <w:rsid w:val="00D56A24"/>
    <w:rsid w:val="00D6053F"/>
    <w:rsid w:val="00D6253D"/>
    <w:rsid w:val="00D6256E"/>
    <w:rsid w:val="00D64AC0"/>
    <w:rsid w:val="00D65D8A"/>
    <w:rsid w:val="00D65E62"/>
    <w:rsid w:val="00D66609"/>
    <w:rsid w:val="00D720D4"/>
    <w:rsid w:val="00D7234F"/>
    <w:rsid w:val="00D72889"/>
    <w:rsid w:val="00D73428"/>
    <w:rsid w:val="00D73A82"/>
    <w:rsid w:val="00D748EA"/>
    <w:rsid w:val="00D74AA4"/>
    <w:rsid w:val="00D74ABA"/>
    <w:rsid w:val="00D74B1B"/>
    <w:rsid w:val="00D75BA8"/>
    <w:rsid w:val="00D761F8"/>
    <w:rsid w:val="00D764AE"/>
    <w:rsid w:val="00D76508"/>
    <w:rsid w:val="00D76631"/>
    <w:rsid w:val="00D80127"/>
    <w:rsid w:val="00D8198F"/>
    <w:rsid w:val="00D82867"/>
    <w:rsid w:val="00D84477"/>
    <w:rsid w:val="00D8520D"/>
    <w:rsid w:val="00D85683"/>
    <w:rsid w:val="00D90C15"/>
    <w:rsid w:val="00D9102F"/>
    <w:rsid w:val="00D921E1"/>
    <w:rsid w:val="00D934FB"/>
    <w:rsid w:val="00D93987"/>
    <w:rsid w:val="00D93DDA"/>
    <w:rsid w:val="00D94F91"/>
    <w:rsid w:val="00D95474"/>
    <w:rsid w:val="00D95BB6"/>
    <w:rsid w:val="00D96BAF"/>
    <w:rsid w:val="00D97120"/>
    <w:rsid w:val="00D97ABD"/>
    <w:rsid w:val="00DA028F"/>
    <w:rsid w:val="00DA09D8"/>
    <w:rsid w:val="00DA2162"/>
    <w:rsid w:val="00DA2CEE"/>
    <w:rsid w:val="00DA3CFF"/>
    <w:rsid w:val="00DA3D48"/>
    <w:rsid w:val="00DA5834"/>
    <w:rsid w:val="00DA5C5B"/>
    <w:rsid w:val="00DB0270"/>
    <w:rsid w:val="00DB1CA2"/>
    <w:rsid w:val="00DB4718"/>
    <w:rsid w:val="00DB5F6C"/>
    <w:rsid w:val="00DB70BA"/>
    <w:rsid w:val="00DC0A9C"/>
    <w:rsid w:val="00DC0B0B"/>
    <w:rsid w:val="00DC0C68"/>
    <w:rsid w:val="00DC1522"/>
    <w:rsid w:val="00DC19E7"/>
    <w:rsid w:val="00DC37FA"/>
    <w:rsid w:val="00DC4147"/>
    <w:rsid w:val="00DC683D"/>
    <w:rsid w:val="00DD02FF"/>
    <w:rsid w:val="00DD1068"/>
    <w:rsid w:val="00DD12B2"/>
    <w:rsid w:val="00DD2A5F"/>
    <w:rsid w:val="00DD2F94"/>
    <w:rsid w:val="00DD4073"/>
    <w:rsid w:val="00DD41D9"/>
    <w:rsid w:val="00DD4331"/>
    <w:rsid w:val="00DD7A6E"/>
    <w:rsid w:val="00DD7E61"/>
    <w:rsid w:val="00DE08A6"/>
    <w:rsid w:val="00DE1ACE"/>
    <w:rsid w:val="00DE33DD"/>
    <w:rsid w:val="00DE3D03"/>
    <w:rsid w:val="00DE53A4"/>
    <w:rsid w:val="00DE5CDE"/>
    <w:rsid w:val="00DE6163"/>
    <w:rsid w:val="00DE6630"/>
    <w:rsid w:val="00DE6EE1"/>
    <w:rsid w:val="00DE7706"/>
    <w:rsid w:val="00DE772B"/>
    <w:rsid w:val="00DF0084"/>
    <w:rsid w:val="00DF1300"/>
    <w:rsid w:val="00DF2026"/>
    <w:rsid w:val="00DF2179"/>
    <w:rsid w:val="00DF24A2"/>
    <w:rsid w:val="00DF493B"/>
    <w:rsid w:val="00DF56CE"/>
    <w:rsid w:val="00DF63AF"/>
    <w:rsid w:val="00DF65A6"/>
    <w:rsid w:val="00DFAB6E"/>
    <w:rsid w:val="00E00F76"/>
    <w:rsid w:val="00E0167C"/>
    <w:rsid w:val="00E020BC"/>
    <w:rsid w:val="00E025C0"/>
    <w:rsid w:val="00E02804"/>
    <w:rsid w:val="00E02FDD"/>
    <w:rsid w:val="00E04734"/>
    <w:rsid w:val="00E059B6"/>
    <w:rsid w:val="00E05C8D"/>
    <w:rsid w:val="00E05D2A"/>
    <w:rsid w:val="00E065A7"/>
    <w:rsid w:val="00E07CF2"/>
    <w:rsid w:val="00E0902D"/>
    <w:rsid w:val="00E10BA7"/>
    <w:rsid w:val="00E1128A"/>
    <w:rsid w:val="00E15489"/>
    <w:rsid w:val="00E1798C"/>
    <w:rsid w:val="00E20E05"/>
    <w:rsid w:val="00E21AB6"/>
    <w:rsid w:val="00E21FC8"/>
    <w:rsid w:val="00E226AC"/>
    <w:rsid w:val="00E24BF0"/>
    <w:rsid w:val="00E258C5"/>
    <w:rsid w:val="00E259AD"/>
    <w:rsid w:val="00E2640B"/>
    <w:rsid w:val="00E268A3"/>
    <w:rsid w:val="00E279A0"/>
    <w:rsid w:val="00E27CE9"/>
    <w:rsid w:val="00E27D34"/>
    <w:rsid w:val="00E31A93"/>
    <w:rsid w:val="00E31BDF"/>
    <w:rsid w:val="00E33B2D"/>
    <w:rsid w:val="00E3408A"/>
    <w:rsid w:val="00E34D38"/>
    <w:rsid w:val="00E34D58"/>
    <w:rsid w:val="00E35B54"/>
    <w:rsid w:val="00E402F5"/>
    <w:rsid w:val="00E404E8"/>
    <w:rsid w:val="00E41F6F"/>
    <w:rsid w:val="00E42D38"/>
    <w:rsid w:val="00E4377D"/>
    <w:rsid w:val="00E441D5"/>
    <w:rsid w:val="00E4467F"/>
    <w:rsid w:val="00E44A89"/>
    <w:rsid w:val="00E45527"/>
    <w:rsid w:val="00E51AB8"/>
    <w:rsid w:val="00E52FA2"/>
    <w:rsid w:val="00E53497"/>
    <w:rsid w:val="00E5581C"/>
    <w:rsid w:val="00E56358"/>
    <w:rsid w:val="00E63E35"/>
    <w:rsid w:val="00E64CA6"/>
    <w:rsid w:val="00E65BC7"/>
    <w:rsid w:val="00E65C66"/>
    <w:rsid w:val="00E65EBD"/>
    <w:rsid w:val="00E6686B"/>
    <w:rsid w:val="00E66C4C"/>
    <w:rsid w:val="00E66C95"/>
    <w:rsid w:val="00E67039"/>
    <w:rsid w:val="00E67C28"/>
    <w:rsid w:val="00E71C60"/>
    <w:rsid w:val="00E73989"/>
    <w:rsid w:val="00E75570"/>
    <w:rsid w:val="00E76174"/>
    <w:rsid w:val="00E7648A"/>
    <w:rsid w:val="00E76CFF"/>
    <w:rsid w:val="00E77945"/>
    <w:rsid w:val="00E80F9B"/>
    <w:rsid w:val="00E815F5"/>
    <w:rsid w:val="00E825D2"/>
    <w:rsid w:val="00E8329D"/>
    <w:rsid w:val="00E85DFA"/>
    <w:rsid w:val="00E861E9"/>
    <w:rsid w:val="00E90218"/>
    <w:rsid w:val="00E909AE"/>
    <w:rsid w:val="00E90A6F"/>
    <w:rsid w:val="00E90B44"/>
    <w:rsid w:val="00E914E6"/>
    <w:rsid w:val="00E921D6"/>
    <w:rsid w:val="00E9243D"/>
    <w:rsid w:val="00E93922"/>
    <w:rsid w:val="00E93A48"/>
    <w:rsid w:val="00E94157"/>
    <w:rsid w:val="00E95B6B"/>
    <w:rsid w:val="00E964CD"/>
    <w:rsid w:val="00E96EA5"/>
    <w:rsid w:val="00EA0A5E"/>
    <w:rsid w:val="00EA0FF6"/>
    <w:rsid w:val="00EA2C83"/>
    <w:rsid w:val="00EA2C92"/>
    <w:rsid w:val="00EA410F"/>
    <w:rsid w:val="00EA43FF"/>
    <w:rsid w:val="00EA4AA8"/>
    <w:rsid w:val="00EA5711"/>
    <w:rsid w:val="00EA7873"/>
    <w:rsid w:val="00EB0E21"/>
    <w:rsid w:val="00EB0F57"/>
    <w:rsid w:val="00EB1C9E"/>
    <w:rsid w:val="00EB3363"/>
    <w:rsid w:val="00EB4E86"/>
    <w:rsid w:val="00EB5057"/>
    <w:rsid w:val="00EB5428"/>
    <w:rsid w:val="00EB5C31"/>
    <w:rsid w:val="00EB5E94"/>
    <w:rsid w:val="00EB77D1"/>
    <w:rsid w:val="00EC17D2"/>
    <w:rsid w:val="00EC2456"/>
    <w:rsid w:val="00EC3629"/>
    <w:rsid w:val="00EC3C9F"/>
    <w:rsid w:val="00EC402E"/>
    <w:rsid w:val="00EC510A"/>
    <w:rsid w:val="00EC62DA"/>
    <w:rsid w:val="00EC6640"/>
    <w:rsid w:val="00EC683C"/>
    <w:rsid w:val="00EC6AF0"/>
    <w:rsid w:val="00EC7017"/>
    <w:rsid w:val="00EC75AF"/>
    <w:rsid w:val="00EC7C34"/>
    <w:rsid w:val="00ED053A"/>
    <w:rsid w:val="00ED2586"/>
    <w:rsid w:val="00ED4D27"/>
    <w:rsid w:val="00ED56C0"/>
    <w:rsid w:val="00ED56E9"/>
    <w:rsid w:val="00ED5C9D"/>
    <w:rsid w:val="00EE033A"/>
    <w:rsid w:val="00EE2645"/>
    <w:rsid w:val="00EE29C2"/>
    <w:rsid w:val="00EE2CDD"/>
    <w:rsid w:val="00EE2EC3"/>
    <w:rsid w:val="00EE48A5"/>
    <w:rsid w:val="00EE58B6"/>
    <w:rsid w:val="00EE590F"/>
    <w:rsid w:val="00EE61A0"/>
    <w:rsid w:val="00EE6CE4"/>
    <w:rsid w:val="00EE7282"/>
    <w:rsid w:val="00EF01BD"/>
    <w:rsid w:val="00EF0390"/>
    <w:rsid w:val="00EF053F"/>
    <w:rsid w:val="00EF0F8C"/>
    <w:rsid w:val="00EF276C"/>
    <w:rsid w:val="00EF2980"/>
    <w:rsid w:val="00EF2A04"/>
    <w:rsid w:val="00EF47E2"/>
    <w:rsid w:val="00EF4CD0"/>
    <w:rsid w:val="00EF4E16"/>
    <w:rsid w:val="00EF5300"/>
    <w:rsid w:val="00EF769D"/>
    <w:rsid w:val="00EF7A0C"/>
    <w:rsid w:val="00EF7A24"/>
    <w:rsid w:val="00F007BE"/>
    <w:rsid w:val="00F017DA"/>
    <w:rsid w:val="00F02BC3"/>
    <w:rsid w:val="00F04EDB"/>
    <w:rsid w:val="00F05B1D"/>
    <w:rsid w:val="00F0662B"/>
    <w:rsid w:val="00F07197"/>
    <w:rsid w:val="00F07737"/>
    <w:rsid w:val="00F0FCFA"/>
    <w:rsid w:val="00F10A05"/>
    <w:rsid w:val="00F10EBE"/>
    <w:rsid w:val="00F13891"/>
    <w:rsid w:val="00F146ED"/>
    <w:rsid w:val="00F14980"/>
    <w:rsid w:val="00F14A00"/>
    <w:rsid w:val="00F15124"/>
    <w:rsid w:val="00F152CE"/>
    <w:rsid w:val="00F15949"/>
    <w:rsid w:val="00F1718A"/>
    <w:rsid w:val="00F17CF4"/>
    <w:rsid w:val="00F201AD"/>
    <w:rsid w:val="00F20200"/>
    <w:rsid w:val="00F2072D"/>
    <w:rsid w:val="00F21CAA"/>
    <w:rsid w:val="00F22408"/>
    <w:rsid w:val="00F230D2"/>
    <w:rsid w:val="00F236E4"/>
    <w:rsid w:val="00F2417E"/>
    <w:rsid w:val="00F242C3"/>
    <w:rsid w:val="00F25515"/>
    <w:rsid w:val="00F25616"/>
    <w:rsid w:val="00F25D1F"/>
    <w:rsid w:val="00F261E5"/>
    <w:rsid w:val="00F26D5D"/>
    <w:rsid w:val="00F3070F"/>
    <w:rsid w:val="00F3179B"/>
    <w:rsid w:val="00F33ABB"/>
    <w:rsid w:val="00F33F41"/>
    <w:rsid w:val="00F34717"/>
    <w:rsid w:val="00F348CA"/>
    <w:rsid w:val="00F34EEA"/>
    <w:rsid w:val="00F355A8"/>
    <w:rsid w:val="00F35B56"/>
    <w:rsid w:val="00F4108D"/>
    <w:rsid w:val="00F421A3"/>
    <w:rsid w:val="00F425EE"/>
    <w:rsid w:val="00F43D72"/>
    <w:rsid w:val="00F43F3A"/>
    <w:rsid w:val="00F47114"/>
    <w:rsid w:val="00F50334"/>
    <w:rsid w:val="00F50997"/>
    <w:rsid w:val="00F50E7B"/>
    <w:rsid w:val="00F52744"/>
    <w:rsid w:val="00F52E06"/>
    <w:rsid w:val="00F5509F"/>
    <w:rsid w:val="00F551BB"/>
    <w:rsid w:val="00F567B6"/>
    <w:rsid w:val="00F5691E"/>
    <w:rsid w:val="00F56AB3"/>
    <w:rsid w:val="00F56FCA"/>
    <w:rsid w:val="00F572FB"/>
    <w:rsid w:val="00F6010E"/>
    <w:rsid w:val="00F607F2"/>
    <w:rsid w:val="00F60A43"/>
    <w:rsid w:val="00F615C5"/>
    <w:rsid w:val="00F616AF"/>
    <w:rsid w:val="00F62E6D"/>
    <w:rsid w:val="00F6486C"/>
    <w:rsid w:val="00F64A21"/>
    <w:rsid w:val="00F65B3A"/>
    <w:rsid w:val="00F6726B"/>
    <w:rsid w:val="00F70C9F"/>
    <w:rsid w:val="00F7126C"/>
    <w:rsid w:val="00F71860"/>
    <w:rsid w:val="00F722C6"/>
    <w:rsid w:val="00F732D7"/>
    <w:rsid w:val="00F74BF1"/>
    <w:rsid w:val="00F75B89"/>
    <w:rsid w:val="00F760CE"/>
    <w:rsid w:val="00F775A2"/>
    <w:rsid w:val="00F77972"/>
    <w:rsid w:val="00F77C3D"/>
    <w:rsid w:val="00F77E55"/>
    <w:rsid w:val="00F7FD16"/>
    <w:rsid w:val="00F816EE"/>
    <w:rsid w:val="00F81B4F"/>
    <w:rsid w:val="00F81FA0"/>
    <w:rsid w:val="00F82F30"/>
    <w:rsid w:val="00F8488F"/>
    <w:rsid w:val="00F85F16"/>
    <w:rsid w:val="00F860AF"/>
    <w:rsid w:val="00F8620C"/>
    <w:rsid w:val="00F8671C"/>
    <w:rsid w:val="00F873D3"/>
    <w:rsid w:val="00F90351"/>
    <w:rsid w:val="00F9068D"/>
    <w:rsid w:val="00F919ED"/>
    <w:rsid w:val="00F92151"/>
    <w:rsid w:val="00F93790"/>
    <w:rsid w:val="00F94466"/>
    <w:rsid w:val="00F9446A"/>
    <w:rsid w:val="00F94C33"/>
    <w:rsid w:val="00F96316"/>
    <w:rsid w:val="00F96845"/>
    <w:rsid w:val="00F97D08"/>
    <w:rsid w:val="00FA0DD2"/>
    <w:rsid w:val="00FA12EF"/>
    <w:rsid w:val="00FA1CBD"/>
    <w:rsid w:val="00FA1CE1"/>
    <w:rsid w:val="00FA36EC"/>
    <w:rsid w:val="00FA3732"/>
    <w:rsid w:val="00FA5E8E"/>
    <w:rsid w:val="00FA739C"/>
    <w:rsid w:val="00FA784B"/>
    <w:rsid w:val="00FA91FB"/>
    <w:rsid w:val="00FB0893"/>
    <w:rsid w:val="00FB3297"/>
    <w:rsid w:val="00FB3465"/>
    <w:rsid w:val="00FB34C8"/>
    <w:rsid w:val="00FB3F11"/>
    <w:rsid w:val="00FB4076"/>
    <w:rsid w:val="00FB4077"/>
    <w:rsid w:val="00FB4866"/>
    <w:rsid w:val="00FB6931"/>
    <w:rsid w:val="00FB7AC8"/>
    <w:rsid w:val="00FB7ED8"/>
    <w:rsid w:val="00FC0B9A"/>
    <w:rsid w:val="00FC13ED"/>
    <w:rsid w:val="00FC1A5C"/>
    <w:rsid w:val="00FC2753"/>
    <w:rsid w:val="00FC38D9"/>
    <w:rsid w:val="00FC3E24"/>
    <w:rsid w:val="00FC47B1"/>
    <w:rsid w:val="00FC4D86"/>
    <w:rsid w:val="00FC588F"/>
    <w:rsid w:val="00FC629D"/>
    <w:rsid w:val="00FC6ADD"/>
    <w:rsid w:val="00FC7170"/>
    <w:rsid w:val="00FC7645"/>
    <w:rsid w:val="00FC791A"/>
    <w:rsid w:val="00FD026F"/>
    <w:rsid w:val="00FD1B04"/>
    <w:rsid w:val="00FD2AAD"/>
    <w:rsid w:val="00FD2C6E"/>
    <w:rsid w:val="00FD7EE1"/>
    <w:rsid w:val="00FE03A1"/>
    <w:rsid w:val="00FE19A2"/>
    <w:rsid w:val="00FE26CA"/>
    <w:rsid w:val="00FE27DE"/>
    <w:rsid w:val="00FE36FE"/>
    <w:rsid w:val="00FE45FD"/>
    <w:rsid w:val="00FE47CB"/>
    <w:rsid w:val="00FE49BB"/>
    <w:rsid w:val="00FE5CBB"/>
    <w:rsid w:val="00FF039E"/>
    <w:rsid w:val="00FF0E3F"/>
    <w:rsid w:val="00FF131D"/>
    <w:rsid w:val="00FF5439"/>
    <w:rsid w:val="00FF56BD"/>
    <w:rsid w:val="00FF710C"/>
    <w:rsid w:val="010654EA"/>
    <w:rsid w:val="01069AC6"/>
    <w:rsid w:val="0107B288"/>
    <w:rsid w:val="0117237B"/>
    <w:rsid w:val="0120937E"/>
    <w:rsid w:val="0125E5BB"/>
    <w:rsid w:val="0126D136"/>
    <w:rsid w:val="013BC4B9"/>
    <w:rsid w:val="0140D59D"/>
    <w:rsid w:val="01435B34"/>
    <w:rsid w:val="014A659E"/>
    <w:rsid w:val="014D497E"/>
    <w:rsid w:val="0151B548"/>
    <w:rsid w:val="01544A24"/>
    <w:rsid w:val="015E7EA7"/>
    <w:rsid w:val="015F0A3B"/>
    <w:rsid w:val="0162540B"/>
    <w:rsid w:val="01626A99"/>
    <w:rsid w:val="01740E50"/>
    <w:rsid w:val="0174C0E0"/>
    <w:rsid w:val="01776DD1"/>
    <w:rsid w:val="01896DC0"/>
    <w:rsid w:val="018B66F9"/>
    <w:rsid w:val="018C859A"/>
    <w:rsid w:val="018ECAFA"/>
    <w:rsid w:val="018F3BD2"/>
    <w:rsid w:val="01915F45"/>
    <w:rsid w:val="0194B906"/>
    <w:rsid w:val="01A8E479"/>
    <w:rsid w:val="01BCCFC9"/>
    <w:rsid w:val="01C19D68"/>
    <w:rsid w:val="01C3A72B"/>
    <w:rsid w:val="01D23FFB"/>
    <w:rsid w:val="01D27E30"/>
    <w:rsid w:val="01D5D13F"/>
    <w:rsid w:val="01E08429"/>
    <w:rsid w:val="01E61BF7"/>
    <w:rsid w:val="01E975F6"/>
    <w:rsid w:val="01F8A1DE"/>
    <w:rsid w:val="01FC9846"/>
    <w:rsid w:val="020FD3E6"/>
    <w:rsid w:val="0210933B"/>
    <w:rsid w:val="0218AE3C"/>
    <w:rsid w:val="021BFCD2"/>
    <w:rsid w:val="022A8AC2"/>
    <w:rsid w:val="022AE59D"/>
    <w:rsid w:val="0230D91E"/>
    <w:rsid w:val="0231EA40"/>
    <w:rsid w:val="02320936"/>
    <w:rsid w:val="0232411E"/>
    <w:rsid w:val="02377783"/>
    <w:rsid w:val="02393906"/>
    <w:rsid w:val="02458005"/>
    <w:rsid w:val="0248B5E5"/>
    <w:rsid w:val="024D1AEA"/>
    <w:rsid w:val="025418AA"/>
    <w:rsid w:val="0258CD5F"/>
    <w:rsid w:val="0260B944"/>
    <w:rsid w:val="02627D63"/>
    <w:rsid w:val="026FCAAD"/>
    <w:rsid w:val="0270C79F"/>
    <w:rsid w:val="0282E67B"/>
    <w:rsid w:val="02894804"/>
    <w:rsid w:val="028BAE1B"/>
    <w:rsid w:val="028DF5A2"/>
    <w:rsid w:val="028EAD9C"/>
    <w:rsid w:val="0297070A"/>
    <w:rsid w:val="02988A2A"/>
    <w:rsid w:val="029A266B"/>
    <w:rsid w:val="02A5E853"/>
    <w:rsid w:val="02B1EAD8"/>
    <w:rsid w:val="02B3E793"/>
    <w:rsid w:val="02B478A0"/>
    <w:rsid w:val="02BD6D69"/>
    <w:rsid w:val="02C554E0"/>
    <w:rsid w:val="02C7D231"/>
    <w:rsid w:val="02D250FB"/>
    <w:rsid w:val="02D81BF2"/>
    <w:rsid w:val="0313C005"/>
    <w:rsid w:val="031DDE47"/>
    <w:rsid w:val="03214C59"/>
    <w:rsid w:val="032EC9D9"/>
    <w:rsid w:val="03304AB7"/>
    <w:rsid w:val="03429317"/>
    <w:rsid w:val="03493D9A"/>
    <w:rsid w:val="034AF07B"/>
    <w:rsid w:val="03535AC9"/>
    <w:rsid w:val="0356B9CB"/>
    <w:rsid w:val="035A82DC"/>
    <w:rsid w:val="036807BD"/>
    <w:rsid w:val="036EFF85"/>
    <w:rsid w:val="036F96FD"/>
    <w:rsid w:val="03813831"/>
    <w:rsid w:val="0386A446"/>
    <w:rsid w:val="0394D875"/>
    <w:rsid w:val="039828D5"/>
    <w:rsid w:val="03A1B6A5"/>
    <w:rsid w:val="03A2FBBE"/>
    <w:rsid w:val="03B17190"/>
    <w:rsid w:val="03B7CD74"/>
    <w:rsid w:val="03B8AAD5"/>
    <w:rsid w:val="03BFF0FB"/>
    <w:rsid w:val="03C011CA"/>
    <w:rsid w:val="03C11B8C"/>
    <w:rsid w:val="03C1E9CD"/>
    <w:rsid w:val="03C5B6CE"/>
    <w:rsid w:val="03CBBF17"/>
    <w:rsid w:val="03E30C76"/>
    <w:rsid w:val="03EDB068"/>
    <w:rsid w:val="03F1C746"/>
    <w:rsid w:val="03F1FDED"/>
    <w:rsid w:val="03F38A2B"/>
    <w:rsid w:val="03F4E0A7"/>
    <w:rsid w:val="03F6E19B"/>
    <w:rsid w:val="03FA01DC"/>
    <w:rsid w:val="040BBC0F"/>
    <w:rsid w:val="040DA52B"/>
    <w:rsid w:val="040EC23C"/>
    <w:rsid w:val="0416022C"/>
    <w:rsid w:val="041B9B11"/>
    <w:rsid w:val="0429670A"/>
    <w:rsid w:val="042AE98E"/>
    <w:rsid w:val="044552AA"/>
    <w:rsid w:val="044D4911"/>
    <w:rsid w:val="044DC3E6"/>
    <w:rsid w:val="044FBD1F"/>
    <w:rsid w:val="04591139"/>
    <w:rsid w:val="04676029"/>
    <w:rsid w:val="04732305"/>
    <w:rsid w:val="04771E19"/>
    <w:rsid w:val="047FDAF5"/>
    <w:rsid w:val="04827272"/>
    <w:rsid w:val="04877A3B"/>
    <w:rsid w:val="048B9C4D"/>
    <w:rsid w:val="0491B435"/>
    <w:rsid w:val="049C07D2"/>
    <w:rsid w:val="049FE010"/>
    <w:rsid w:val="04AF289F"/>
    <w:rsid w:val="04B2DA07"/>
    <w:rsid w:val="04B58943"/>
    <w:rsid w:val="04B7FE3F"/>
    <w:rsid w:val="04C06B26"/>
    <w:rsid w:val="04D07925"/>
    <w:rsid w:val="04D0C349"/>
    <w:rsid w:val="04D2D730"/>
    <w:rsid w:val="04DDA882"/>
    <w:rsid w:val="04EB706A"/>
    <w:rsid w:val="04F04D3E"/>
    <w:rsid w:val="04F39BAA"/>
    <w:rsid w:val="04F60425"/>
    <w:rsid w:val="04F6ABD6"/>
    <w:rsid w:val="04FD26DD"/>
    <w:rsid w:val="050A1422"/>
    <w:rsid w:val="0516839F"/>
    <w:rsid w:val="052847FD"/>
    <w:rsid w:val="052D2C18"/>
    <w:rsid w:val="052D4AAC"/>
    <w:rsid w:val="052EF759"/>
    <w:rsid w:val="0532DBB5"/>
    <w:rsid w:val="0537F089"/>
    <w:rsid w:val="0540F402"/>
    <w:rsid w:val="054BD088"/>
    <w:rsid w:val="05548818"/>
    <w:rsid w:val="05599A6E"/>
    <w:rsid w:val="055DE221"/>
    <w:rsid w:val="056425D7"/>
    <w:rsid w:val="0568AE7D"/>
    <w:rsid w:val="056E8458"/>
    <w:rsid w:val="056FC910"/>
    <w:rsid w:val="05722307"/>
    <w:rsid w:val="05774B14"/>
    <w:rsid w:val="05784A25"/>
    <w:rsid w:val="0579C04A"/>
    <w:rsid w:val="057F4694"/>
    <w:rsid w:val="058907B3"/>
    <w:rsid w:val="0599AD4D"/>
    <w:rsid w:val="059D41C7"/>
    <w:rsid w:val="05AD4EB6"/>
    <w:rsid w:val="05B6457E"/>
    <w:rsid w:val="05BDA532"/>
    <w:rsid w:val="05BDC5B2"/>
    <w:rsid w:val="05C4F104"/>
    <w:rsid w:val="05C59BC1"/>
    <w:rsid w:val="05C61291"/>
    <w:rsid w:val="05C7B539"/>
    <w:rsid w:val="05C8D81F"/>
    <w:rsid w:val="05CE02AF"/>
    <w:rsid w:val="05D0983D"/>
    <w:rsid w:val="05D6A5EA"/>
    <w:rsid w:val="05DE8CF1"/>
    <w:rsid w:val="05E5A1F4"/>
    <w:rsid w:val="05E77C0F"/>
    <w:rsid w:val="05F6331E"/>
    <w:rsid w:val="05FA55D8"/>
    <w:rsid w:val="0612A563"/>
    <w:rsid w:val="0615501F"/>
    <w:rsid w:val="061B0DD6"/>
    <w:rsid w:val="061EE3F3"/>
    <w:rsid w:val="061FFD85"/>
    <w:rsid w:val="062A3C01"/>
    <w:rsid w:val="062C28BE"/>
    <w:rsid w:val="062F16C7"/>
    <w:rsid w:val="0631711E"/>
    <w:rsid w:val="063AC758"/>
    <w:rsid w:val="06446D14"/>
    <w:rsid w:val="0645653A"/>
    <w:rsid w:val="06463B53"/>
    <w:rsid w:val="0648E3B7"/>
    <w:rsid w:val="065019D4"/>
    <w:rsid w:val="0652182D"/>
    <w:rsid w:val="06580FBA"/>
    <w:rsid w:val="06597080"/>
    <w:rsid w:val="065FADD3"/>
    <w:rsid w:val="06601C3C"/>
    <w:rsid w:val="06620896"/>
    <w:rsid w:val="067F5440"/>
    <w:rsid w:val="067F594D"/>
    <w:rsid w:val="06984714"/>
    <w:rsid w:val="069F0D6F"/>
    <w:rsid w:val="06A268FA"/>
    <w:rsid w:val="06AC9077"/>
    <w:rsid w:val="06B0A192"/>
    <w:rsid w:val="06BB1F72"/>
    <w:rsid w:val="06BF8623"/>
    <w:rsid w:val="06C4D42D"/>
    <w:rsid w:val="06C6436D"/>
    <w:rsid w:val="06D08F24"/>
    <w:rsid w:val="06D6999C"/>
    <w:rsid w:val="06D8C3B0"/>
    <w:rsid w:val="06E6B01B"/>
    <w:rsid w:val="06EAAB80"/>
    <w:rsid w:val="06EEA48A"/>
    <w:rsid w:val="06F40308"/>
    <w:rsid w:val="0706BE4C"/>
    <w:rsid w:val="070A1456"/>
    <w:rsid w:val="071FA6F9"/>
    <w:rsid w:val="0728AE90"/>
    <w:rsid w:val="0732B0A8"/>
    <w:rsid w:val="07345069"/>
    <w:rsid w:val="075B041D"/>
    <w:rsid w:val="07622603"/>
    <w:rsid w:val="0764D622"/>
    <w:rsid w:val="07670660"/>
    <w:rsid w:val="076A782D"/>
    <w:rsid w:val="076DB5C0"/>
    <w:rsid w:val="07817C15"/>
    <w:rsid w:val="078324B6"/>
    <w:rsid w:val="078843D2"/>
    <w:rsid w:val="078A66DA"/>
    <w:rsid w:val="0790FE29"/>
    <w:rsid w:val="07A390AA"/>
    <w:rsid w:val="07AB0130"/>
    <w:rsid w:val="07ADEDA0"/>
    <w:rsid w:val="07AE597B"/>
    <w:rsid w:val="07AF5A9B"/>
    <w:rsid w:val="07B2144A"/>
    <w:rsid w:val="07BB844B"/>
    <w:rsid w:val="07C53E62"/>
    <w:rsid w:val="07C62DAF"/>
    <w:rsid w:val="07D136FD"/>
    <w:rsid w:val="07D1AC1D"/>
    <w:rsid w:val="07D30EC6"/>
    <w:rsid w:val="07D426E6"/>
    <w:rsid w:val="07D62437"/>
    <w:rsid w:val="07D7AE2C"/>
    <w:rsid w:val="07DC8C06"/>
    <w:rsid w:val="07DC8DCD"/>
    <w:rsid w:val="07DEFC1A"/>
    <w:rsid w:val="07F158E5"/>
    <w:rsid w:val="07F1FAF2"/>
    <w:rsid w:val="07F35E02"/>
    <w:rsid w:val="07F58D64"/>
    <w:rsid w:val="07F9A051"/>
    <w:rsid w:val="07FB8AA9"/>
    <w:rsid w:val="07FC18F3"/>
    <w:rsid w:val="08007345"/>
    <w:rsid w:val="080AF306"/>
    <w:rsid w:val="08130293"/>
    <w:rsid w:val="0817A305"/>
    <w:rsid w:val="081AB6D5"/>
    <w:rsid w:val="081FC09B"/>
    <w:rsid w:val="0826307B"/>
    <w:rsid w:val="082E9FB7"/>
    <w:rsid w:val="08334764"/>
    <w:rsid w:val="08385F89"/>
    <w:rsid w:val="08387876"/>
    <w:rsid w:val="08434074"/>
    <w:rsid w:val="08438E9C"/>
    <w:rsid w:val="0853CEA0"/>
    <w:rsid w:val="085D376A"/>
    <w:rsid w:val="086861D9"/>
    <w:rsid w:val="08763B37"/>
    <w:rsid w:val="087EA909"/>
    <w:rsid w:val="08831D97"/>
    <w:rsid w:val="0886BF23"/>
    <w:rsid w:val="08889F0D"/>
    <w:rsid w:val="088AF1BE"/>
    <w:rsid w:val="088CBF03"/>
    <w:rsid w:val="0899F996"/>
    <w:rsid w:val="089A968F"/>
    <w:rsid w:val="089C1A89"/>
    <w:rsid w:val="089EE1E6"/>
    <w:rsid w:val="08A19D26"/>
    <w:rsid w:val="08A3D462"/>
    <w:rsid w:val="08AF0DAA"/>
    <w:rsid w:val="08B3D9F5"/>
    <w:rsid w:val="08B7290B"/>
    <w:rsid w:val="08B7FB75"/>
    <w:rsid w:val="08BE1E11"/>
    <w:rsid w:val="08D193F6"/>
    <w:rsid w:val="08DF10F7"/>
    <w:rsid w:val="08E17523"/>
    <w:rsid w:val="08E64A74"/>
    <w:rsid w:val="08E69B5C"/>
    <w:rsid w:val="08E6B806"/>
    <w:rsid w:val="08E806E9"/>
    <w:rsid w:val="08EA03E3"/>
    <w:rsid w:val="08F1CDC0"/>
    <w:rsid w:val="08FAAA78"/>
    <w:rsid w:val="08FC64A1"/>
    <w:rsid w:val="090141F8"/>
    <w:rsid w:val="090B8089"/>
    <w:rsid w:val="090CF506"/>
    <w:rsid w:val="090EC49B"/>
    <w:rsid w:val="0919D47B"/>
    <w:rsid w:val="091A3A36"/>
    <w:rsid w:val="091F70EB"/>
    <w:rsid w:val="092BCFB4"/>
    <w:rsid w:val="092C3F65"/>
    <w:rsid w:val="09330609"/>
    <w:rsid w:val="09394A76"/>
    <w:rsid w:val="093EBFFC"/>
    <w:rsid w:val="0945059E"/>
    <w:rsid w:val="094D530F"/>
    <w:rsid w:val="0956DA13"/>
    <w:rsid w:val="09666A6B"/>
    <w:rsid w:val="096B042C"/>
    <w:rsid w:val="096E3F6D"/>
    <w:rsid w:val="097CB7BD"/>
    <w:rsid w:val="0987C5DB"/>
    <w:rsid w:val="09904A80"/>
    <w:rsid w:val="099CC6DE"/>
    <w:rsid w:val="099E5F89"/>
    <w:rsid w:val="09A6C22E"/>
    <w:rsid w:val="09C2AC17"/>
    <w:rsid w:val="09C77E59"/>
    <w:rsid w:val="09D5B7EE"/>
    <w:rsid w:val="09E2233D"/>
    <w:rsid w:val="09F1A783"/>
    <w:rsid w:val="09F3275F"/>
    <w:rsid w:val="09F65D97"/>
    <w:rsid w:val="09F862CB"/>
    <w:rsid w:val="09F93F96"/>
    <w:rsid w:val="09FC6099"/>
    <w:rsid w:val="09FF6938"/>
    <w:rsid w:val="0A01D560"/>
    <w:rsid w:val="0A08BF4C"/>
    <w:rsid w:val="0A091563"/>
    <w:rsid w:val="0A0BED0C"/>
    <w:rsid w:val="0A13399D"/>
    <w:rsid w:val="0A14AC15"/>
    <w:rsid w:val="0A14D2B9"/>
    <w:rsid w:val="0A1F7535"/>
    <w:rsid w:val="0A1FB5EA"/>
    <w:rsid w:val="0A287F1E"/>
    <w:rsid w:val="0A375F35"/>
    <w:rsid w:val="0A3846BE"/>
    <w:rsid w:val="0A4D4BA1"/>
    <w:rsid w:val="0A4EE522"/>
    <w:rsid w:val="0A4FE325"/>
    <w:rsid w:val="0A6A6071"/>
    <w:rsid w:val="0A87E7DA"/>
    <w:rsid w:val="0A8ECD8C"/>
    <w:rsid w:val="0A99E465"/>
    <w:rsid w:val="0A9ACC26"/>
    <w:rsid w:val="0AAE7814"/>
    <w:rsid w:val="0AB3DCCB"/>
    <w:rsid w:val="0AB8400D"/>
    <w:rsid w:val="0ABEB48A"/>
    <w:rsid w:val="0AC33FC2"/>
    <w:rsid w:val="0AC8CE39"/>
    <w:rsid w:val="0AE062D0"/>
    <w:rsid w:val="0AE1E390"/>
    <w:rsid w:val="0AF0C0F5"/>
    <w:rsid w:val="0AF74BBA"/>
    <w:rsid w:val="0AFB0BEA"/>
    <w:rsid w:val="0B17333C"/>
    <w:rsid w:val="0B1DB886"/>
    <w:rsid w:val="0B1F3323"/>
    <w:rsid w:val="0B2E8A99"/>
    <w:rsid w:val="0B338190"/>
    <w:rsid w:val="0B474F01"/>
    <w:rsid w:val="0B4866E5"/>
    <w:rsid w:val="0B4AF78F"/>
    <w:rsid w:val="0B5BAE0D"/>
    <w:rsid w:val="0B6B8FF4"/>
    <w:rsid w:val="0B6DFCD3"/>
    <w:rsid w:val="0B70ADC0"/>
    <w:rsid w:val="0B829004"/>
    <w:rsid w:val="0B842F7F"/>
    <w:rsid w:val="0B8B1F05"/>
    <w:rsid w:val="0B8C06DA"/>
    <w:rsid w:val="0B8D9A71"/>
    <w:rsid w:val="0B8DF54C"/>
    <w:rsid w:val="0B95DBE2"/>
    <w:rsid w:val="0BC11DBF"/>
    <w:rsid w:val="0BC247E1"/>
    <w:rsid w:val="0BC7AE04"/>
    <w:rsid w:val="0BCF2C43"/>
    <w:rsid w:val="0BD8EB20"/>
    <w:rsid w:val="0BE26B71"/>
    <w:rsid w:val="0BE34413"/>
    <w:rsid w:val="0BE59270"/>
    <w:rsid w:val="0BE649CF"/>
    <w:rsid w:val="0BEAD41A"/>
    <w:rsid w:val="0BED7BC3"/>
    <w:rsid w:val="0BF02644"/>
    <w:rsid w:val="0BFD487F"/>
    <w:rsid w:val="0C0123E5"/>
    <w:rsid w:val="0C03F454"/>
    <w:rsid w:val="0C061AA7"/>
    <w:rsid w:val="0C076FD0"/>
    <w:rsid w:val="0C0B9E8D"/>
    <w:rsid w:val="0C0CAA46"/>
    <w:rsid w:val="0C0D5E76"/>
    <w:rsid w:val="0C13DC51"/>
    <w:rsid w:val="0C1AA245"/>
    <w:rsid w:val="0C1DE20F"/>
    <w:rsid w:val="0C238714"/>
    <w:rsid w:val="0C2982BD"/>
    <w:rsid w:val="0C2C5E93"/>
    <w:rsid w:val="0C2D6145"/>
    <w:rsid w:val="0C359F06"/>
    <w:rsid w:val="0C36506D"/>
    <w:rsid w:val="0C38FF67"/>
    <w:rsid w:val="0C3F5587"/>
    <w:rsid w:val="0C42C425"/>
    <w:rsid w:val="0C485EBF"/>
    <w:rsid w:val="0C4E5627"/>
    <w:rsid w:val="0C558EA3"/>
    <w:rsid w:val="0C5EAB1F"/>
    <w:rsid w:val="0C7C19DC"/>
    <w:rsid w:val="0C7ED7DA"/>
    <w:rsid w:val="0C871514"/>
    <w:rsid w:val="0C90FEE4"/>
    <w:rsid w:val="0CA2FFDD"/>
    <w:rsid w:val="0CA6E80B"/>
    <w:rsid w:val="0CAC3F87"/>
    <w:rsid w:val="0CAE2A7F"/>
    <w:rsid w:val="0CBCA160"/>
    <w:rsid w:val="0CC22FC8"/>
    <w:rsid w:val="0CEA3796"/>
    <w:rsid w:val="0D0DB173"/>
    <w:rsid w:val="0D0E0D9A"/>
    <w:rsid w:val="0D0E445B"/>
    <w:rsid w:val="0D0F1DCC"/>
    <w:rsid w:val="0D2E1C3B"/>
    <w:rsid w:val="0D2F708E"/>
    <w:rsid w:val="0D357DF8"/>
    <w:rsid w:val="0D42C3D3"/>
    <w:rsid w:val="0D47860C"/>
    <w:rsid w:val="0D49E7AA"/>
    <w:rsid w:val="0D4B9651"/>
    <w:rsid w:val="0D516263"/>
    <w:rsid w:val="0D5270C0"/>
    <w:rsid w:val="0D579810"/>
    <w:rsid w:val="0D6FE780"/>
    <w:rsid w:val="0D838EDC"/>
    <w:rsid w:val="0D87B360"/>
    <w:rsid w:val="0D8B6C98"/>
    <w:rsid w:val="0D97E89E"/>
    <w:rsid w:val="0D9F8117"/>
    <w:rsid w:val="0DAAA8DF"/>
    <w:rsid w:val="0DB15178"/>
    <w:rsid w:val="0DB91AF8"/>
    <w:rsid w:val="0DBE24FB"/>
    <w:rsid w:val="0DC0703A"/>
    <w:rsid w:val="0DC19A49"/>
    <w:rsid w:val="0DD60A7B"/>
    <w:rsid w:val="0DD86978"/>
    <w:rsid w:val="0DD88A6A"/>
    <w:rsid w:val="0DDB5ED0"/>
    <w:rsid w:val="0DDC0709"/>
    <w:rsid w:val="0DE0A304"/>
    <w:rsid w:val="0DE0EEC4"/>
    <w:rsid w:val="0DE18522"/>
    <w:rsid w:val="0DE5BB90"/>
    <w:rsid w:val="0DE6CD14"/>
    <w:rsid w:val="0DF10FBC"/>
    <w:rsid w:val="0DF5FA35"/>
    <w:rsid w:val="0DF755D8"/>
    <w:rsid w:val="0E080A0A"/>
    <w:rsid w:val="0E0F6491"/>
    <w:rsid w:val="0E259CDF"/>
    <w:rsid w:val="0E289A35"/>
    <w:rsid w:val="0E2CA124"/>
    <w:rsid w:val="0E3075B9"/>
    <w:rsid w:val="0E34D7BE"/>
    <w:rsid w:val="0E3B2458"/>
    <w:rsid w:val="0E3CC27C"/>
    <w:rsid w:val="0E409FD3"/>
    <w:rsid w:val="0E5AD7F2"/>
    <w:rsid w:val="0E5C13C1"/>
    <w:rsid w:val="0E5E19A8"/>
    <w:rsid w:val="0E60F5C4"/>
    <w:rsid w:val="0E61F2AF"/>
    <w:rsid w:val="0E6B7D98"/>
    <w:rsid w:val="0E702A6C"/>
    <w:rsid w:val="0E788875"/>
    <w:rsid w:val="0E954963"/>
    <w:rsid w:val="0EA6B6A3"/>
    <w:rsid w:val="0EA8E1DC"/>
    <w:rsid w:val="0EA95FFF"/>
    <w:rsid w:val="0EACC079"/>
    <w:rsid w:val="0EB0C43F"/>
    <w:rsid w:val="0EB45447"/>
    <w:rsid w:val="0EB8CBCB"/>
    <w:rsid w:val="0ECAAE33"/>
    <w:rsid w:val="0ED7B73A"/>
    <w:rsid w:val="0ED88F0E"/>
    <w:rsid w:val="0EE2B238"/>
    <w:rsid w:val="0EEACA97"/>
    <w:rsid w:val="0EF04494"/>
    <w:rsid w:val="0EF059EA"/>
    <w:rsid w:val="0EF126D9"/>
    <w:rsid w:val="0F167760"/>
    <w:rsid w:val="0F16BCCC"/>
    <w:rsid w:val="0F1812FA"/>
    <w:rsid w:val="0F1D748B"/>
    <w:rsid w:val="0F266F9F"/>
    <w:rsid w:val="0F36F307"/>
    <w:rsid w:val="0F3A9388"/>
    <w:rsid w:val="0F538247"/>
    <w:rsid w:val="0F568459"/>
    <w:rsid w:val="0F5A924F"/>
    <w:rsid w:val="0F754A9D"/>
    <w:rsid w:val="0F781FEC"/>
    <w:rsid w:val="0F78DC44"/>
    <w:rsid w:val="0F7BE9F6"/>
    <w:rsid w:val="0F7D7646"/>
    <w:rsid w:val="0F7E1D2A"/>
    <w:rsid w:val="0F7F150D"/>
    <w:rsid w:val="0FA311D6"/>
    <w:rsid w:val="0FA5CF9F"/>
    <w:rsid w:val="0FBB2906"/>
    <w:rsid w:val="0FC06BC2"/>
    <w:rsid w:val="0FC18CC1"/>
    <w:rsid w:val="0FC2B743"/>
    <w:rsid w:val="0FCAE18B"/>
    <w:rsid w:val="0FD29F0E"/>
    <w:rsid w:val="0FD67849"/>
    <w:rsid w:val="0FD843F3"/>
    <w:rsid w:val="0FE65277"/>
    <w:rsid w:val="0FE9BE2C"/>
    <w:rsid w:val="0FF0BF99"/>
    <w:rsid w:val="0FF2BC86"/>
    <w:rsid w:val="0FFB6756"/>
    <w:rsid w:val="0FFECDB7"/>
    <w:rsid w:val="100E533C"/>
    <w:rsid w:val="1021AEE3"/>
    <w:rsid w:val="1021D858"/>
    <w:rsid w:val="1022F27C"/>
    <w:rsid w:val="1029B8E0"/>
    <w:rsid w:val="1037AEC6"/>
    <w:rsid w:val="1040AEE7"/>
    <w:rsid w:val="1040BACE"/>
    <w:rsid w:val="10467701"/>
    <w:rsid w:val="10471EA5"/>
    <w:rsid w:val="1056FEE9"/>
    <w:rsid w:val="105D4322"/>
    <w:rsid w:val="10650763"/>
    <w:rsid w:val="106BD152"/>
    <w:rsid w:val="106C4010"/>
    <w:rsid w:val="106F50C2"/>
    <w:rsid w:val="1074271B"/>
    <w:rsid w:val="10759BCF"/>
    <w:rsid w:val="1075C8E4"/>
    <w:rsid w:val="107AA7EC"/>
    <w:rsid w:val="108A9905"/>
    <w:rsid w:val="108F5B66"/>
    <w:rsid w:val="109195B7"/>
    <w:rsid w:val="1096ACF9"/>
    <w:rsid w:val="109F472B"/>
    <w:rsid w:val="10A7556F"/>
    <w:rsid w:val="10AD28FE"/>
    <w:rsid w:val="10B1FF3C"/>
    <w:rsid w:val="10B20FFD"/>
    <w:rsid w:val="10B5AA8F"/>
    <w:rsid w:val="10B81CD3"/>
    <w:rsid w:val="10BAD28E"/>
    <w:rsid w:val="10C00EA6"/>
    <w:rsid w:val="10C325F4"/>
    <w:rsid w:val="10C5AC4E"/>
    <w:rsid w:val="10C8FD9B"/>
    <w:rsid w:val="10D39849"/>
    <w:rsid w:val="10DB58A9"/>
    <w:rsid w:val="10DF1B70"/>
    <w:rsid w:val="10E2E8CB"/>
    <w:rsid w:val="10E67083"/>
    <w:rsid w:val="10E92737"/>
    <w:rsid w:val="10EB9052"/>
    <w:rsid w:val="10F226CA"/>
    <w:rsid w:val="10F54166"/>
    <w:rsid w:val="10F92657"/>
    <w:rsid w:val="1102890A"/>
    <w:rsid w:val="1102A21C"/>
    <w:rsid w:val="1102EB08"/>
    <w:rsid w:val="1103424D"/>
    <w:rsid w:val="110F8824"/>
    <w:rsid w:val="1116FAD5"/>
    <w:rsid w:val="111E969D"/>
    <w:rsid w:val="11256A41"/>
    <w:rsid w:val="11506BE5"/>
    <w:rsid w:val="11511FED"/>
    <w:rsid w:val="1151CFC5"/>
    <w:rsid w:val="115720D4"/>
    <w:rsid w:val="1157D238"/>
    <w:rsid w:val="115BAF78"/>
    <w:rsid w:val="115E90CE"/>
    <w:rsid w:val="1163596C"/>
    <w:rsid w:val="1167DA5E"/>
    <w:rsid w:val="11721A02"/>
    <w:rsid w:val="11739ECB"/>
    <w:rsid w:val="1178611A"/>
    <w:rsid w:val="11794C75"/>
    <w:rsid w:val="117BBC48"/>
    <w:rsid w:val="117CF5FA"/>
    <w:rsid w:val="117E81BA"/>
    <w:rsid w:val="1182F199"/>
    <w:rsid w:val="1186B0F3"/>
    <w:rsid w:val="118D42C3"/>
    <w:rsid w:val="118ED185"/>
    <w:rsid w:val="11928596"/>
    <w:rsid w:val="1199AEF2"/>
    <w:rsid w:val="119AF437"/>
    <w:rsid w:val="119CB156"/>
    <w:rsid w:val="11A0431A"/>
    <w:rsid w:val="11AF48ED"/>
    <w:rsid w:val="11B0D15A"/>
    <w:rsid w:val="11B90E59"/>
    <w:rsid w:val="11C03AF4"/>
    <w:rsid w:val="11C1CA2C"/>
    <w:rsid w:val="11C9830B"/>
    <w:rsid w:val="11CD3CAF"/>
    <w:rsid w:val="11CDB364"/>
    <w:rsid w:val="11D5C743"/>
    <w:rsid w:val="11DB12F2"/>
    <w:rsid w:val="11E69802"/>
    <w:rsid w:val="11EE8BAF"/>
    <w:rsid w:val="120C8B81"/>
    <w:rsid w:val="120D67C6"/>
    <w:rsid w:val="12130FC6"/>
    <w:rsid w:val="122D16D0"/>
    <w:rsid w:val="123112E2"/>
    <w:rsid w:val="1236D45B"/>
    <w:rsid w:val="12467B9B"/>
    <w:rsid w:val="125D1442"/>
    <w:rsid w:val="1263AA8C"/>
    <w:rsid w:val="12665D73"/>
    <w:rsid w:val="1267ED3F"/>
    <w:rsid w:val="12779AF2"/>
    <w:rsid w:val="127D4D8B"/>
    <w:rsid w:val="1281518C"/>
    <w:rsid w:val="12819F70"/>
    <w:rsid w:val="128B93EC"/>
    <w:rsid w:val="128EAC92"/>
    <w:rsid w:val="1293CB1B"/>
    <w:rsid w:val="12964EAA"/>
    <w:rsid w:val="129C04E8"/>
    <w:rsid w:val="129C8636"/>
    <w:rsid w:val="12A85217"/>
    <w:rsid w:val="12B0B40B"/>
    <w:rsid w:val="12B66F96"/>
    <w:rsid w:val="12B70267"/>
    <w:rsid w:val="12BACF6F"/>
    <w:rsid w:val="12C19439"/>
    <w:rsid w:val="12C77FC0"/>
    <w:rsid w:val="12DCE792"/>
    <w:rsid w:val="12E00295"/>
    <w:rsid w:val="12E4D619"/>
    <w:rsid w:val="12E62B98"/>
    <w:rsid w:val="12FCA564"/>
    <w:rsid w:val="1304AAB8"/>
    <w:rsid w:val="13060E62"/>
    <w:rsid w:val="13128C72"/>
    <w:rsid w:val="1315E8FB"/>
    <w:rsid w:val="132CF8EF"/>
    <w:rsid w:val="133B254E"/>
    <w:rsid w:val="134045B5"/>
    <w:rsid w:val="13472595"/>
    <w:rsid w:val="1348E2D4"/>
    <w:rsid w:val="13571C01"/>
    <w:rsid w:val="1357D6E2"/>
    <w:rsid w:val="135B5910"/>
    <w:rsid w:val="1361039C"/>
    <w:rsid w:val="136261CC"/>
    <w:rsid w:val="136489A0"/>
    <w:rsid w:val="13691DD2"/>
    <w:rsid w:val="136F98D5"/>
    <w:rsid w:val="137CD313"/>
    <w:rsid w:val="137CDB31"/>
    <w:rsid w:val="137FBE83"/>
    <w:rsid w:val="1387C56A"/>
    <w:rsid w:val="1388A06F"/>
    <w:rsid w:val="13915D38"/>
    <w:rsid w:val="13921232"/>
    <w:rsid w:val="139332DD"/>
    <w:rsid w:val="13AB523A"/>
    <w:rsid w:val="13CEEC91"/>
    <w:rsid w:val="13CF6757"/>
    <w:rsid w:val="13CFDBBA"/>
    <w:rsid w:val="13D3A0DB"/>
    <w:rsid w:val="13DAD5FD"/>
    <w:rsid w:val="13E6BF8C"/>
    <w:rsid w:val="13EEB46A"/>
    <w:rsid w:val="13FAAE1C"/>
    <w:rsid w:val="13FF9D20"/>
    <w:rsid w:val="13FFFB01"/>
    <w:rsid w:val="14076A4D"/>
    <w:rsid w:val="140C8CEA"/>
    <w:rsid w:val="14272D8C"/>
    <w:rsid w:val="142B00E9"/>
    <w:rsid w:val="142C9BFC"/>
    <w:rsid w:val="14330B8E"/>
    <w:rsid w:val="1445FAEE"/>
    <w:rsid w:val="14480CA9"/>
    <w:rsid w:val="144F5B19"/>
    <w:rsid w:val="14556379"/>
    <w:rsid w:val="1461D7CB"/>
    <w:rsid w:val="14682984"/>
    <w:rsid w:val="146E0042"/>
    <w:rsid w:val="147B9105"/>
    <w:rsid w:val="148B55B7"/>
    <w:rsid w:val="148DE5DC"/>
    <w:rsid w:val="14936471"/>
    <w:rsid w:val="1494B0BA"/>
    <w:rsid w:val="14951A8A"/>
    <w:rsid w:val="14A56E21"/>
    <w:rsid w:val="14A6F7A1"/>
    <w:rsid w:val="14A97CB3"/>
    <w:rsid w:val="14B930B2"/>
    <w:rsid w:val="14BA420C"/>
    <w:rsid w:val="14C04915"/>
    <w:rsid w:val="14C24462"/>
    <w:rsid w:val="14C6CE1F"/>
    <w:rsid w:val="14D10FEA"/>
    <w:rsid w:val="14D1DA33"/>
    <w:rsid w:val="14E2816B"/>
    <w:rsid w:val="14EF023B"/>
    <w:rsid w:val="14F15D46"/>
    <w:rsid w:val="14FBA550"/>
    <w:rsid w:val="1509FDC2"/>
    <w:rsid w:val="15107F17"/>
    <w:rsid w:val="1518A374"/>
    <w:rsid w:val="15200E40"/>
    <w:rsid w:val="15236944"/>
    <w:rsid w:val="1529E16E"/>
    <w:rsid w:val="15321ED7"/>
    <w:rsid w:val="154142CD"/>
    <w:rsid w:val="15417FBD"/>
    <w:rsid w:val="154A690D"/>
    <w:rsid w:val="154D8627"/>
    <w:rsid w:val="154FB79A"/>
    <w:rsid w:val="15602AAF"/>
    <w:rsid w:val="156DDDA8"/>
    <w:rsid w:val="156EE923"/>
    <w:rsid w:val="156F9AAE"/>
    <w:rsid w:val="1573681F"/>
    <w:rsid w:val="157A08AA"/>
    <w:rsid w:val="158485E3"/>
    <w:rsid w:val="15947B4E"/>
    <w:rsid w:val="15981D35"/>
    <w:rsid w:val="1599633D"/>
    <w:rsid w:val="159AF116"/>
    <w:rsid w:val="15AAC6ED"/>
    <w:rsid w:val="15BE4718"/>
    <w:rsid w:val="15D5FA2D"/>
    <w:rsid w:val="15D87024"/>
    <w:rsid w:val="15E1800E"/>
    <w:rsid w:val="15FB3F56"/>
    <w:rsid w:val="160B2E3B"/>
    <w:rsid w:val="162780F4"/>
    <w:rsid w:val="1632EA89"/>
    <w:rsid w:val="1633F573"/>
    <w:rsid w:val="1639AADE"/>
    <w:rsid w:val="16414CDF"/>
    <w:rsid w:val="16482AF3"/>
    <w:rsid w:val="16570A52"/>
    <w:rsid w:val="16599B5B"/>
    <w:rsid w:val="16629CBA"/>
    <w:rsid w:val="1665867C"/>
    <w:rsid w:val="166B3C3A"/>
    <w:rsid w:val="16908F21"/>
    <w:rsid w:val="1692F2EC"/>
    <w:rsid w:val="16936786"/>
    <w:rsid w:val="1695C994"/>
    <w:rsid w:val="1697EB01"/>
    <w:rsid w:val="16996A9E"/>
    <w:rsid w:val="16997AB9"/>
    <w:rsid w:val="169CBDB2"/>
    <w:rsid w:val="169EC280"/>
    <w:rsid w:val="16A09988"/>
    <w:rsid w:val="16AE0CD1"/>
    <w:rsid w:val="16B35C49"/>
    <w:rsid w:val="16B3D35D"/>
    <w:rsid w:val="16B7C108"/>
    <w:rsid w:val="16BB8D43"/>
    <w:rsid w:val="16C59E06"/>
    <w:rsid w:val="16D3BAFB"/>
    <w:rsid w:val="16DFB4D7"/>
    <w:rsid w:val="16E0C2DE"/>
    <w:rsid w:val="16E62829"/>
    <w:rsid w:val="16F0CB54"/>
    <w:rsid w:val="16FD3A46"/>
    <w:rsid w:val="17050E9B"/>
    <w:rsid w:val="17192681"/>
    <w:rsid w:val="171FFDB1"/>
    <w:rsid w:val="17269A1C"/>
    <w:rsid w:val="173755DA"/>
    <w:rsid w:val="1739FD3C"/>
    <w:rsid w:val="173BB690"/>
    <w:rsid w:val="174431FD"/>
    <w:rsid w:val="174F2642"/>
    <w:rsid w:val="1751413A"/>
    <w:rsid w:val="17523BB8"/>
    <w:rsid w:val="1759AE16"/>
    <w:rsid w:val="17671123"/>
    <w:rsid w:val="1767112D"/>
    <w:rsid w:val="17681202"/>
    <w:rsid w:val="17703BF6"/>
    <w:rsid w:val="1773D289"/>
    <w:rsid w:val="177541F7"/>
    <w:rsid w:val="17767491"/>
    <w:rsid w:val="17789BC7"/>
    <w:rsid w:val="177B7871"/>
    <w:rsid w:val="177D506F"/>
    <w:rsid w:val="1783FF3C"/>
    <w:rsid w:val="179154CE"/>
    <w:rsid w:val="17A25E68"/>
    <w:rsid w:val="17AE68EB"/>
    <w:rsid w:val="17AF0BC7"/>
    <w:rsid w:val="17B532E5"/>
    <w:rsid w:val="17BB2BD6"/>
    <w:rsid w:val="17CD6570"/>
    <w:rsid w:val="17CDAF05"/>
    <w:rsid w:val="17D15A37"/>
    <w:rsid w:val="17D5DF66"/>
    <w:rsid w:val="17DD0EE3"/>
    <w:rsid w:val="17E17F89"/>
    <w:rsid w:val="17E211A9"/>
    <w:rsid w:val="17F0ACD6"/>
    <w:rsid w:val="17F1645C"/>
    <w:rsid w:val="17FBBD6B"/>
    <w:rsid w:val="18077DFB"/>
    <w:rsid w:val="180A4082"/>
    <w:rsid w:val="180C7BEE"/>
    <w:rsid w:val="180F518B"/>
    <w:rsid w:val="181CA8A2"/>
    <w:rsid w:val="181F80B4"/>
    <w:rsid w:val="1824A5BB"/>
    <w:rsid w:val="1828333D"/>
    <w:rsid w:val="1828FE08"/>
    <w:rsid w:val="182E1A98"/>
    <w:rsid w:val="1830C0F4"/>
    <w:rsid w:val="183442D0"/>
    <w:rsid w:val="18349ADE"/>
    <w:rsid w:val="183588D2"/>
    <w:rsid w:val="1838C6F3"/>
    <w:rsid w:val="183B93F3"/>
    <w:rsid w:val="183EA175"/>
    <w:rsid w:val="183EA942"/>
    <w:rsid w:val="184116BC"/>
    <w:rsid w:val="184C6D50"/>
    <w:rsid w:val="1851E93C"/>
    <w:rsid w:val="1854CC74"/>
    <w:rsid w:val="18678ABE"/>
    <w:rsid w:val="186FE6B7"/>
    <w:rsid w:val="1873A629"/>
    <w:rsid w:val="187C4E32"/>
    <w:rsid w:val="188C13A9"/>
    <w:rsid w:val="1890FB9F"/>
    <w:rsid w:val="18A45241"/>
    <w:rsid w:val="18A7710C"/>
    <w:rsid w:val="18AAF206"/>
    <w:rsid w:val="18B6567A"/>
    <w:rsid w:val="18BA29AC"/>
    <w:rsid w:val="18CD7923"/>
    <w:rsid w:val="18D54FEF"/>
    <w:rsid w:val="18DBA73E"/>
    <w:rsid w:val="18DEEF8C"/>
    <w:rsid w:val="190E9A19"/>
    <w:rsid w:val="1913ADD2"/>
    <w:rsid w:val="191707B6"/>
    <w:rsid w:val="1917AD60"/>
    <w:rsid w:val="191920D0"/>
    <w:rsid w:val="19196B19"/>
    <w:rsid w:val="191C6C58"/>
    <w:rsid w:val="191FB0F5"/>
    <w:rsid w:val="192459DE"/>
    <w:rsid w:val="19255A46"/>
    <w:rsid w:val="192A0E24"/>
    <w:rsid w:val="193F61B0"/>
    <w:rsid w:val="193F9571"/>
    <w:rsid w:val="1945891F"/>
    <w:rsid w:val="194B8A10"/>
    <w:rsid w:val="194F21FB"/>
    <w:rsid w:val="1955BAE1"/>
    <w:rsid w:val="196077B5"/>
    <w:rsid w:val="1962B823"/>
    <w:rsid w:val="1964048A"/>
    <w:rsid w:val="196BA07C"/>
    <w:rsid w:val="196F8585"/>
    <w:rsid w:val="1983E2EB"/>
    <w:rsid w:val="198BD7E0"/>
    <w:rsid w:val="198D8C90"/>
    <w:rsid w:val="1997F273"/>
    <w:rsid w:val="19996950"/>
    <w:rsid w:val="19A7C120"/>
    <w:rsid w:val="19BAF152"/>
    <w:rsid w:val="19C0685A"/>
    <w:rsid w:val="19C1BD5A"/>
    <w:rsid w:val="19C87892"/>
    <w:rsid w:val="19CEF5B0"/>
    <w:rsid w:val="19D9775D"/>
    <w:rsid w:val="19DB5892"/>
    <w:rsid w:val="19DDBD77"/>
    <w:rsid w:val="19DF513B"/>
    <w:rsid w:val="19E44D0A"/>
    <w:rsid w:val="19E5CC17"/>
    <w:rsid w:val="19EE88E0"/>
    <w:rsid w:val="19EF9773"/>
    <w:rsid w:val="19FE1CF5"/>
    <w:rsid w:val="1A0E7418"/>
    <w:rsid w:val="1A1E0094"/>
    <w:rsid w:val="1A1ECE85"/>
    <w:rsid w:val="1A2194CA"/>
    <w:rsid w:val="1A23CB6E"/>
    <w:rsid w:val="1A26730C"/>
    <w:rsid w:val="1A2C4967"/>
    <w:rsid w:val="1A330949"/>
    <w:rsid w:val="1A488D5F"/>
    <w:rsid w:val="1A48A2EE"/>
    <w:rsid w:val="1A493E62"/>
    <w:rsid w:val="1A5213EC"/>
    <w:rsid w:val="1A566372"/>
    <w:rsid w:val="1A5665B7"/>
    <w:rsid w:val="1A598559"/>
    <w:rsid w:val="1A644CDF"/>
    <w:rsid w:val="1A6EC966"/>
    <w:rsid w:val="1A7F5FFE"/>
    <w:rsid w:val="1A8AFF30"/>
    <w:rsid w:val="1A9323F5"/>
    <w:rsid w:val="1A954587"/>
    <w:rsid w:val="1A9ACDAE"/>
    <w:rsid w:val="1A9BA081"/>
    <w:rsid w:val="1A9BA28F"/>
    <w:rsid w:val="1A9C4D6D"/>
    <w:rsid w:val="1AA15FFD"/>
    <w:rsid w:val="1ABAB729"/>
    <w:rsid w:val="1AD1E2BE"/>
    <w:rsid w:val="1AE0086A"/>
    <w:rsid w:val="1AEDAD7C"/>
    <w:rsid w:val="1AF59E99"/>
    <w:rsid w:val="1AF98472"/>
    <w:rsid w:val="1B0150F8"/>
    <w:rsid w:val="1B16ADEB"/>
    <w:rsid w:val="1B20656E"/>
    <w:rsid w:val="1B23C398"/>
    <w:rsid w:val="1B29DD3F"/>
    <w:rsid w:val="1B2E33BE"/>
    <w:rsid w:val="1B337240"/>
    <w:rsid w:val="1B45A936"/>
    <w:rsid w:val="1B51B90E"/>
    <w:rsid w:val="1B6550CC"/>
    <w:rsid w:val="1B6A4358"/>
    <w:rsid w:val="1B71AD37"/>
    <w:rsid w:val="1B7D2FDB"/>
    <w:rsid w:val="1B7EB0B1"/>
    <w:rsid w:val="1B8804AF"/>
    <w:rsid w:val="1B9542A1"/>
    <w:rsid w:val="1B9A744E"/>
    <w:rsid w:val="1B9BE7B8"/>
    <w:rsid w:val="1B9F3CA8"/>
    <w:rsid w:val="1BA76F7C"/>
    <w:rsid w:val="1BAA872C"/>
    <w:rsid w:val="1BAF661C"/>
    <w:rsid w:val="1BC1CA0A"/>
    <w:rsid w:val="1BC4244D"/>
    <w:rsid w:val="1BC5588D"/>
    <w:rsid w:val="1BCBC45B"/>
    <w:rsid w:val="1BCFB4D7"/>
    <w:rsid w:val="1BD57FCE"/>
    <w:rsid w:val="1BD90012"/>
    <w:rsid w:val="1BE2051E"/>
    <w:rsid w:val="1BF838ED"/>
    <w:rsid w:val="1BFA0B3F"/>
    <w:rsid w:val="1BFB5BAC"/>
    <w:rsid w:val="1C062627"/>
    <w:rsid w:val="1C0AD0C9"/>
    <w:rsid w:val="1C1CD6B5"/>
    <w:rsid w:val="1C24ECD9"/>
    <w:rsid w:val="1C299EC7"/>
    <w:rsid w:val="1C35F30A"/>
    <w:rsid w:val="1C4AC7F7"/>
    <w:rsid w:val="1C4CD778"/>
    <w:rsid w:val="1C55D230"/>
    <w:rsid w:val="1C6B5646"/>
    <w:rsid w:val="1C6E531A"/>
    <w:rsid w:val="1C6FCF01"/>
    <w:rsid w:val="1C7019D1"/>
    <w:rsid w:val="1C72C119"/>
    <w:rsid w:val="1C7E26CC"/>
    <w:rsid w:val="1C813186"/>
    <w:rsid w:val="1C865985"/>
    <w:rsid w:val="1C98A18F"/>
    <w:rsid w:val="1CA2B762"/>
    <w:rsid w:val="1CA93675"/>
    <w:rsid w:val="1CAE4C77"/>
    <w:rsid w:val="1CB6AC8D"/>
    <w:rsid w:val="1CB7FF9A"/>
    <w:rsid w:val="1CC31DBB"/>
    <w:rsid w:val="1CCA72FD"/>
    <w:rsid w:val="1CCC486F"/>
    <w:rsid w:val="1CD0E21F"/>
    <w:rsid w:val="1CD1C383"/>
    <w:rsid w:val="1CD73078"/>
    <w:rsid w:val="1CD7B4A5"/>
    <w:rsid w:val="1CE100DD"/>
    <w:rsid w:val="1CE26C6A"/>
    <w:rsid w:val="1CF405F4"/>
    <w:rsid w:val="1CF76280"/>
    <w:rsid w:val="1D0814AA"/>
    <w:rsid w:val="1D09A7A9"/>
    <w:rsid w:val="1D0A8CFC"/>
    <w:rsid w:val="1D18C184"/>
    <w:rsid w:val="1D2A1D9E"/>
    <w:rsid w:val="1D2C8E56"/>
    <w:rsid w:val="1D317150"/>
    <w:rsid w:val="1D362F3D"/>
    <w:rsid w:val="1D375323"/>
    <w:rsid w:val="1D3CA6CA"/>
    <w:rsid w:val="1D461D80"/>
    <w:rsid w:val="1D48D2D9"/>
    <w:rsid w:val="1D52FA63"/>
    <w:rsid w:val="1D576F80"/>
    <w:rsid w:val="1D5D5518"/>
    <w:rsid w:val="1D630391"/>
    <w:rsid w:val="1D959CE5"/>
    <w:rsid w:val="1D97869B"/>
    <w:rsid w:val="1D9AEB32"/>
    <w:rsid w:val="1D9D6BEF"/>
    <w:rsid w:val="1DA30FD8"/>
    <w:rsid w:val="1DB18419"/>
    <w:rsid w:val="1DB63C00"/>
    <w:rsid w:val="1DB76D8E"/>
    <w:rsid w:val="1DC3133C"/>
    <w:rsid w:val="1DCB3906"/>
    <w:rsid w:val="1DCF7FEC"/>
    <w:rsid w:val="1DDAC9A6"/>
    <w:rsid w:val="1DE12700"/>
    <w:rsid w:val="1DE63B44"/>
    <w:rsid w:val="1DE6B4CA"/>
    <w:rsid w:val="1DE9318C"/>
    <w:rsid w:val="1DEBA348"/>
    <w:rsid w:val="1DECEF13"/>
    <w:rsid w:val="1DEFDD7B"/>
    <w:rsid w:val="1DF2EF47"/>
    <w:rsid w:val="1DFD8C10"/>
    <w:rsid w:val="1E019F80"/>
    <w:rsid w:val="1E0C7B58"/>
    <w:rsid w:val="1E0E8899"/>
    <w:rsid w:val="1E14C191"/>
    <w:rsid w:val="1E1565C4"/>
    <w:rsid w:val="1E168F0B"/>
    <w:rsid w:val="1E298A11"/>
    <w:rsid w:val="1E300228"/>
    <w:rsid w:val="1E33F39F"/>
    <w:rsid w:val="1E39AF19"/>
    <w:rsid w:val="1E576FB3"/>
    <w:rsid w:val="1E62A454"/>
    <w:rsid w:val="1E650100"/>
    <w:rsid w:val="1E6B4048"/>
    <w:rsid w:val="1E7157E3"/>
    <w:rsid w:val="1E72144D"/>
    <w:rsid w:val="1E7A8771"/>
    <w:rsid w:val="1E82A819"/>
    <w:rsid w:val="1E8451DB"/>
    <w:rsid w:val="1E92C350"/>
    <w:rsid w:val="1E93EE83"/>
    <w:rsid w:val="1E9B2844"/>
    <w:rsid w:val="1E9E2044"/>
    <w:rsid w:val="1EAB0600"/>
    <w:rsid w:val="1EAB790E"/>
    <w:rsid w:val="1EAB9FC0"/>
    <w:rsid w:val="1EAC48B9"/>
    <w:rsid w:val="1EC015D8"/>
    <w:rsid w:val="1EC2D785"/>
    <w:rsid w:val="1EC3F3DD"/>
    <w:rsid w:val="1EC878D4"/>
    <w:rsid w:val="1ECCC4F2"/>
    <w:rsid w:val="1ECF7FAF"/>
    <w:rsid w:val="1ED33839"/>
    <w:rsid w:val="1ED584F8"/>
    <w:rsid w:val="1ED6BA45"/>
    <w:rsid w:val="1ED7B57C"/>
    <w:rsid w:val="1ED9073D"/>
    <w:rsid w:val="1EDB456F"/>
    <w:rsid w:val="1EF37F1D"/>
    <w:rsid w:val="1EF432A6"/>
    <w:rsid w:val="1EF44F60"/>
    <w:rsid w:val="1EF561D4"/>
    <w:rsid w:val="1EFA5222"/>
    <w:rsid w:val="1EFA5796"/>
    <w:rsid w:val="1F13F69D"/>
    <w:rsid w:val="1F1747B1"/>
    <w:rsid w:val="1F224EF6"/>
    <w:rsid w:val="1F2B11CD"/>
    <w:rsid w:val="1F2FE7A1"/>
    <w:rsid w:val="1F3607A7"/>
    <w:rsid w:val="1F361219"/>
    <w:rsid w:val="1F3C21E3"/>
    <w:rsid w:val="1F40A9D7"/>
    <w:rsid w:val="1F5083E8"/>
    <w:rsid w:val="1F520C61"/>
    <w:rsid w:val="1F597395"/>
    <w:rsid w:val="1F5B67E3"/>
    <w:rsid w:val="1F5F3D6C"/>
    <w:rsid w:val="1F6E96C5"/>
    <w:rsid w:val="1F6EFFAC"/>
    <w:rsid w:val="1F715D7F"/>
    <w:rsid w:val="1F732E7F"/>
    <w:rsid w:val="1F791E01"/>
    <w:rsid w:val="1F798811"/>
    <w:rsid w:val="1F83B928"/>
    <w:rsid w:val="1F88FC11"/>
    <w:rsid w:val="1F8BADDC"/>
    <w:rsid w:val="1F8E1C49"/>
    <w:rsid w:val="1F8E3663"/>
    <w:rsid w:val="1F930263"/>
    <w:rsid w:val="1F9F5720"/>
    <w:rsid w:val="1FA0457D"/>
    <w:rsid w:val="1FB306CE"/>
    <w:rsid w:val="1FC3153A"/>
    <w:rsid w:val="1FC3800B"/>
    <w:rsid w:val="1FDD7995"/>
    <w:rsid w:val="1FE68D31"/>
    <w:rsid w:val="1FF9FA3A"/>
    <w:rsid w:val="1FFC7641"/>
    <w:rsid w:val="1FFEAFF4"/>
    <w:rsid w:val="2007A365"/>
    <w:rsid w:val="20098441"/>
    <w:rsid w:val="200A2732"/>
    <w:rsid w:val="200ADE9D"/>
    <w:rsid w:val="201F9992"/>
    <w:rsid w:val="202120FA"/>
    <w:rsid w:val="20225492"/>
    <w:rsid w:val="20292725"/>
    <w:rsid w:val="203093AF"/>
    <w:rsid w:val="2035B11F"/>
    <w:rsid w:val="20484436"/>
    <w:rsid w:val="204DB213"/>
    <w:rsid w:val="205002AC"/>
    <w:rsid w:val="20532FFD"/>
    <w:rsid w:val="20570896"/>
    <w:rsid w:val="205AEB66"/>
    <w:rsid w:val="205D53DE"/>
    <w:rsid w:val="20636385"/>
    <w:rsid w:val="20795CCB"/>
    <w:rsid w:val="207E9421"/>
    <w:rsid w:val="2085C047"/>
    <w:rsid w:val="209577F3"/>
    <w:rsid w:val="20990B8E"/>
    <w:rsid w:val="209AA80B"/>
    <w:rsid w:val="20A97FE9"/>
    <w:rsid w:val="20AA101A"/>
    <w:rsid w:val="20AA50B6"/>
    <w:rsid w:val="20AD2275"/>
    <w:rsid w:val="20B8E279"/>
    <w:rsid w:val="20BF4188"/>
    <w:rsid w:val="20C2E5A3"/>
    <w:rsid w:val="20C64CFD"/>
    <w:rsid w:val="20C659AB"/>
    <w:rsid w:val="20CD8FC2"/>
    <w:rsid w:val="20D143E3"/>
    <w:rsid w:val="20D1FB69"/>
    <w:rsid w:val="20E0ADE2"/>
    <w:rsid w:val="20E18401"/>
    <w:rsid w:val="20F2FBBB"/>
    <w:rsid w:val="210472D9"/>
    <w:rsid w:val="210B7325"/>
    <w:rsid w:val="2116AF5D"/>
    <w:rsid w:val="211E88AE"/>
    <w:rsid w:val="21223B70"/>
    <w:rsid w:val="2122FE4D"/>
    <w:rsid w:val="21234DAE"/>
    <w:rsid w:val="2126E0B2"/>
    <w:rsid w:val="212D9713"/>
    <w:rsid w:val="212F9755"/>
    <w:rsid w:val="2133599A"/>
    <w:rsid w:val="2137E195"/>
    <w:rsid w:val="213FFBC2"/>
    <w:rsid w:val="21418274"/>
    <w:rsid w:val="214384A2"/>
    <w:rsid w:val="214762E3"/>
    <w:rsid w:val="214C0074"/>
    <w:rsid w:val="21503511"/>
    <w:rsid w:val="2154F166"/>
    <w:rsid w:val="2155D34A"/>
    <w:rsid w:val="216117DE"/>
    <w:rsid w:val="21687932"/>
    <w:rsid w:val="21732174"/>
    <w:rsid w:val="21902B52"/>
    <w:rsid w:val="21A382EB"/>
    <w:rsid w:val="21BD33E1"/>
    <w:rsid w:val="21BF010A"/>
    <w:rsid w:val="21C62F58"/>
    <w:rsid w:val="21C9000B"/>
    <w:rsid w:val="21D8628F"/>
    <w:rsid w:val="21D96F9E"/>
    <w:rsid w:val="21EF2D0C"/>
    <w:rsid w:val="21F0065F"/>
    <w:rsid w:val="21F42AC5"/>
    <w:rsid w:val="21FAF86C"/>
    <w:rsid w:val="22024CD4"/>
    <w:rsid w:val="22050754"/>
    <w:rsid w:val="220BE56B"/>
    <w:rsid w:val="220C0AC1"/>
    <w:rsid w:val="220FC622"/>
    <w:rsid w:val="220FE172"/>
    <w:rsid w:val="2214BC56"/>
    <w:rsid w:val="221756A9"/>
    <w:rsid w:val="22226996"/>
    <w:rsid w:val="222BCC71"/>
    <w:rsid w:val="2245F84C"/>
    <w:rsid w:val="2247C1B5"/>
    <w:rsid w:val="224ACF67"/>
    <w:rsid w:val="224C60AD"/>
    <w:rsid w:val="224D7A3E"/>
    <w:rsid w:val="224E647E"/>
    <w:rsid w:val="2256815D"/>
    <w:rsid w:val="226708A8"/>
    <w:rsid w:val="22694CC3"/>
    <w:rsid w:val="226E13C3"/>
    <w:rsid w:val="22818E1D"/>
    <w:rsid w:val="228FAE1A"/>
    <w:rsid w:val="22ABD9CA"/>
    <w:rsid w:val="22AFDCCE"/>
    <w:rsid w:val="22B53AF5"/>
    <w:rsid w:val="22B849E0"/>
    <w:rsid w:val="22BCA3CD"/>
    <w:rsid w:val="22BE432F"/>
    <w:rsid w:val="22C5A4B1"/>
    <w:rsid w:val="22D39B9B"/>
    <w:rsid w:val="22D6FAE2"/>
    <w:rsid w:val="22E2527F"/>
    <w:rsid w:val="22E561D4"/>
    <w:rsid w:val="22F6F1ED"/>
    <w:rsid w:val="2302CF7A"/>
    <w:rsid w:val="23047AFD"/>
    <w:rsid w:val="23092C17"/>
    <w:rsid w:val="230BC414"/>
    <w:rsid w:val="2311F72E"/>
    <w:rsid w:val="232A27DE"/>
    <w:rsid w:val="23323159"/>
    <w:rsid w:val="23363344"/>
    <w:rsid w:val="2345472C"/>
    <w:rsid w:val="234952CA"/>
    <w:rsid w:val="2350CF63"/>
    <w:rsid w:val="23518DEB"/>
    <w:rsid w:val="235395EE"/>
    <w:rsid w:val="235D4863"/>
    <w:rsid w:val="2368DAA0"/>
    <w:rsid w:val="23749797"/>
    <w:rsid w:val="2376D832"/>
    <w:rsid w:val="237A8BE4"/>
    <w:rsid w:val="237AADC2"/>
    <w:rsid w:val="237DD045"/>
    <w:rsid w:val="239338D0"/>
    <w:rsid w:val="239794D4"/>
    <w:rsid w:val="23998EA2"/>
    <w:rsid w:val="239D45D5"/>
    <w:rsid w:val="23BD6A5B"/>
    <w:rsid w:val="23C88734"/>
    <w:rsid w:val="23D00F78"/>
    <w:rsid w:val="23D54C38"/>
    <w:rsid w:val="23D6140A"/>
    <w:rsid w:val="23DE5D40"/>
    <w:rsid w:val="23E22762"/>
    <w:rsid w:val="23F41AFA"/>
    <w:rsid w:val="23F83DF0"/>
    <w:rsid w:val="23F9BD8D"/>
    <w:rsid w:val="23FBB466"/>
    <w:rsid w:val="23FF5EBE"/>
    <w:rsid w:val="24051D24"/>
    <w:rsid w:val="240916DA"/>
    <w:rsid w:val="240CDD5E"/>
    <w:rsid w:val="24104612"/>
    <w:rsid w:val="2417EFCB"/>
    <w:rsid w:val="2426B9AA"/>
    <w:rsid w:val="242AF10A"/>
    <w:rsid w:val="24309438"/>
    <w:rsid w:val="243219B0"/>
    <w:rsid w:val="2435D0EA"/>
    <w:rsid w:val="243EAA94"/>
    <w:rsid w:val="2440F8A9"/>
    <w:rsid w:val="244AFE40"/>
    <w:rsid w:val="244B0448"/>
    <w:rsid w:val="244E45C1"/>
    <w:rsid w:val="244F29E5"/>
    <w:rsid w:val="2454491C"/>
    <w:rsid w:val="245DB008"/>
    <w:rsid w:val="245EED7C"/>
    <w:rsid w:val="2470752A"/>
    <w:rsid w:val="247700EF"/>
    <w:rsid w:val="2479BE94"/>
    <w:rsid w:val="248EC63F"/>
    <w:rsid w:val="24AE2047"/>
    <w:rsid w:val="24B148CC"/>
    <w:rsid w:val="24B24722"/>
    <w:rsid w:val="24B2507E"/>
    <w:rsid w:val="24B51B8D"/>
    <w:rsid w:val="24D18AA4"/>
    <w:rsid w:val="24D7C325"/>
    <w:rsid w:val="24DD52CF"/>
    <w:rsid w:val="24DFF627"/>
    <w:rsid w:val="24E893ED"/>
    <w:rsid w:val="24EA606D"/>
    <w:rsid w:val="24ED2440"/>
    <w:rsid w:val="24F1DD52"/>
    <w:rsid w:val="24F41F44"/>
    <w:rsid w:val="24FF6482"/>
    <w:rsid w:val="250470D6"/>
    <w:rsid w:val="250DB065"/>
    <w:rsid w:val="250DBF22"/>
    <w:rsid w:val="251FFF0B"/>
    <w:rsid w:val="2522D896"/>
    <w:rsid w:val="25287EBE"/>
    <w:rsid w:val="254B0E74"/>
    <w:rsid w:val="254F979A"/>
    <w:rsid w:val="2550EFA9"/>
    <w:rsid w:val="2555A2BB"/>
    <w:rsid w:val="255A510D"/>
    <w:rsid w:val="2568E2F0"/>
    <w:rsid w:val="2576E624"/>
    <w:rsid w:val="257DD34D"/>
    <w:rsid w:val="257FEB74"/>
    <w:rsid w:val="25822F23"/>
    <w:rsid w:val="25964CE7"/>
    <w:rsid w:val="259CC525"/>
    <w:rsid w:val="25A0EBE3"/>
    <w:rsid w:val="25A6B188"/>
    <w:rsid w:val="25ADB5B4"/>
    <w:rsid w:val="25B0E965"/>
    <w:rsid w:val="25B4B036"/>
    <w:rsid w:val="25B64FE2"/>
    <w:rsid w:val="25BD02E5"/>
    <w:rsid w:val="25BF9470"/>
    <w:rsid w:val="25C0CF6E"/>
    <w:rsid w:val="25C65913"/>
    <w:rsid w:val="25C662CC"/>
    <w:rsid w:val="25D05A4B"/>
    <w:rsid w:val="25D096BB"/>
    <w:rsid w:val="25D4A679"/>
    <w:rsid w:val="25D72E70"/>
    <w:rsid w:val="25DA3C46"/>
    <w:rsid w:val="25E4F283"/>
    <w:rsid w:val="26038673"/>
    <w:rsid w:val="260D9C85"/>
    <w:rsid w:val="261C11E3"/>
    <w:rsid w:val="26201FC8"/>
    <w:rsid w:val="262C309B"/>
    <w:rsid w:val="262C357C"/>
    <w:rsid w:val="262EF756"/>
    <w:rsid w:val="26342CED"/>
    <w:rsid w:val="265863D4"/>
    <w:rsid w:val="265ED1E7"/>
    <w:rsid w:val="2678D35B"/>
    <w:rsid w:val="268501B8"/>
    <w:rsid w:val="269B53A1"/>
    <w:rsid w:val="26A03819"/>
    <w:rsid w:val="26A144BF"/>
    <w:rsid w:val="26A8CFD2"/>
    <w:rsid w:val="26A9C568"/>
    <w:rsid w:val="26B6BB71"/>
    <w:rsid w:val="26B9742C"/>
    <w:rsid w:val="26BD6E23"/>
    <w:rsid w:val="26C44F1F"/>
    <w:rsid w:val="26CDCB02"/>
    <w:rsid w:val="26DFA3A1"/>
    <w:rsid w:val="26E317AF"/>
    <w:rsid w:val="26F167F5"/>
    <w:rsid w:val="26F2D44E"/>
    <w:rsid w:val="26F3071F"/>
    <w:rsid w:val="26F96736"/>
    <w:rsid w:val="26F992E4"/>
    <w:rsid w:val="26FB7A2D"/>
    <w:rsid w:val="26FEEABA"/>
    <w:rsid w:val="27043FBC"/>
    <w:rsid w:val="270BE566"/>
    <w:rsid w:val="2712F7AF"/>
    <w:rsid w:val="271BD8DA"/>
    <w:rsid w:val="271C998F"/>
    <w:rsid w:val="271CFB55"/>
    <w:rsid w:val="271E8B39"/>
    <w:rsid w:val="27248FD5"/>
    <w:rsid w:val="272BE253"/>
    <w:rsid w:val="2732FBAC"/>
    <w:rsid w:val="2734A7B5"/>
    <w:rsid w:val="2734E0B7"/>
    <w:rsid w:val="2736E0FD"/>
    <w:rsid w:val="273CF63C"/>
    <w:rsid w:val="27478BA9"/>
    <w:rsid w:val="274C0706"/>
    <w:rsid w:val="275B72FC"/>
    <w:rsid w:val="2765C673"/>
    <w:rsid w:val="2767A8B8"/>
    <w:rsid w:val="27785601"/>
    <w:rsid w:val="278118F8"/>
    <w:rsid w:val="27878070"/>
    <w:rsid w:val="2792D99C"/>
    <w:rsid w:val="279310DA"/>
    <w:rsid w:val="279359DB"/>
    <w:rsid w:val="2797BA91"/>
    <w:rsid w:val="2799EE4F"/>
    <w:rsid w:val="279B1B5D"/>
    <w:rsid w:val="279BB022"/>
    <w:rsid w:val="27A87FAD"/>
    <w:rsid w:val="27A91AD1"/>
    <w:rsid w:val="27AAA66E"/>
    <w:rsid w:val="27AB6433"/>
    <w:rsid w:val="27AEB7DC"/>
    <w:rsid w:val="27B09EC4"/>
    <w:rsid w:val="27BDBD0C"/>
    <w:rsid w:val="27C81010"/>
    <w:rsid w:val="27D3A03C"/>
    <w:rsid w:val="27D4C65A"/>
    <w:rsid w:val="27D4EAE4"/>
    <w:rsid w:val="27D5C78E"/>
    <w:rsid w:val="27DC5E27"/>
    <w:rsid w:val="27DDEB05"/>
    <w:rsid w:val="27E196B1"/>
    <w:rsid w:val="27E5FDE1"/>
    <w:rsid w:val="27E7B0D2"/>
    <w:rsid w:val="27F315E3"/>
    <w:rsid w:val="27FF9B64"/>
    <w:rsid w:val="280100BE"/>
    <w:rsid w:val="28107F74"/>
    <w:rsid w:val="281289C5"/>
    <w:rsid w:val="282A32C5"/>
    <w:rsid w:val="282B50C7"/>
    <w:rsid w:val="282DE9D3"/>
    <w:rsid w:val="2836AF1E"/>
    <w:rsid w:val="2838A70C"/>
    <w:rsid w:val="2850E139"/>
    <w:rsid w:val="28515591"/>
    <w:rsid w:val="285F9C63"/>
    <w:rsid w:val="2867861B"/>
    <w:rsid w:val="2875B7D5"/>
    <w:rsid w:val="2885C3BC"/>
    <w:rsid w:val="28882926"/>
    <w:rsid w:val="28913C2F"/>
    <w:rsid w:val="28986A7C"/>
    <w:rsid w:val="289B5C3B"/>
    <w:rsid w:val="289C13A6"/>
    <w:rsid w:val="28A8021D"/>
    <w:rsid w:val="28A95202"/>
    <w:rsid w:val="28ACD4CE"/>
    <w:rsid w:val="28AF263C"/>
    <w:rsid w:val="28B1746C"/>
    <w:rsid w:val="28B834FC"/>
    <w:rsid w:val="28CB23B4"/>
    <w:rsid w:val="28D13E09"/>
    <w:rsid w:val="28D14711"/>
    <w:rsid w:val="28DB2EFF"/>
    <w:rsid w:val="28DC5B31"/>
    <w:rsid w:val="28E07BCD"/>
    <w:rsid w:val="28E0DA66"/>
    <w:rsid w:val="28ED8436"/>
    <w:rsid w:val="28F08D39"/>
    <w:rsid w:val="28F2A0A1"/>
    <w:rsid w:val="28F9AF0D"/>
    <w:rsid w:val="290A98BC"/>
    <w:rsid w:val="29156E51"/>
    <w:rsid w:val="29194FF7"/>
    <w:rsid w:val="291D467B"/>
    <w:rsid w:val="291F7861"/>
    <w:rsid w:val="2925129F"/>
    <w:rsid w:val="2925EEC7"/>
    <w:rsid w:val="2927A49B"/>
    <w:rsid w:val="293F7484"/>
    <w:rsid w:val="2942F9DE"/>
    <w:rsid w:val="2946804A"/>
    <w:rsid w:val="295349A9"/>
    <w:rsid w:val="296E5FAC"/>
    <w:rsid w:val="2984BFAF"/>
    <w:rsid w:val="29871B90"/>
    <w:rsid w:val="29AB8687"/>
    <w:rsid w:val="29AE2E82"/>
    <w:rsid w:val="29AFBD63"/>
    <w:rsid w:val="29B8A3BD"/>
    <w:rsid w:val="29BEAC0A"/>
    <w:rsid w:val="29D39FEE"/>
    <w:rsid w:val="29D4213F"/>
    <w:rsid w:val="29E8E894"/>
    <w:rsid w:val="29EEDEBD"/>
    <w:rsid w:val="29F27632"/>
    <w:rsid w:val="2A009664"/>
    <w:rsid w:val="2A036BDB"/>
    <w:rsid w:val="2A03DC15"/>
    <w:rsid w:val="2A069EFE"/>
    <w:rsid w:val="2A0E385F"/>
    <w:rsid w:val="2A127343"/>
    <w:rsid w:val="2A141354"/>
    <w:rsid w:val="2A1C8CD0"/>
    <w:rsid w:val="2A1E5E61"/>
    <w:rsid w:val="2A201649"/>
    <w:rsid w:val="2A22F465"/>
    <w:rsid w:val="2A25FBA8"/>
    <w:rsid w:val="2A27366B"/>
    <w:rsid w:val="2A2BA821"/>
    <w:rsid w:val="2A357106"/>
    <w:rsid w:val="2A3FA012"/>
    <w:rsid w:val="2A401D58"/>
    <w:rsid w:val="2A43F535"/>
    <w:rsid w:val="2A481EA3"/>
    <w:rsid w:val="2A4C1F7C"/>
    <w:rsid w:val="2A4E689F"/>
    <w:rsid w:val="2A5503F1"/>
    <w:rsid w:val="2A575D62"/>
    <w:rsid w:val="2A57F2B0"/>
    <w:rsid w:val="2A5AC050"/>
    <w:rsid w:val="2A6A1B14"/>
    <w:rsid w:val="2A6F8971"/>
    <w:rsid w:val="2A75F7C4"/>
    <w:rsid w:val="2A7C4C2E"/>
    <w:rsid w:val="2A834371"/>
    <w:rsid w:val="2A857070"/>
    <w:rsid w:val="2A8D9E83"/>
    <w:rsid w:val="2A9ECBF1"/>
    <w:rsid w:val="2AB0B461"/>
    <w:rsid w:val="2AB978FE"/>
    <w:rsid w:val="2ABB0820"/>
    <w:rsid w:val="2AC737D0"/>
    <w:rsid w:val="2AC9143B"/>
    <w:rsid w:val="2AC93FC5"/>
    <w:rsid w:val="2AC9E997"/>
    <w:rsid w:val="2ACB4ADD"/>
    <w:rsid w:val="2ACCD0A4"/>
    <w:rsid w:val="2ACCE6F4"/>
    <w:rsid w:val="2AD18F11"/>
    <w:rsid w:val="2ADB9A3E"/>
    <w:rsid w:val="2ADF5272"/>
    <w:rsid w:val="2AF432FB"/>
    <w:rsid w:val="2B085A38"/>
    <w:rsid w:val="2B0F6DF2"/>
    <w:rsid w:val="2B1E9298"/>
    <w:rsid w:val="2B20117D"/>
    <w:rsid w:val="2B271F61"/>
    <w:rsid w:val="2B27265F"/>
    <w:rsid w:val="2B31AC45"/>
    <w:rsid w:val="2B350134"/>
    <w:rsid w:val="2B3BC563"/>
    <w:rsid w:val="2B407184"/>
    <w:rsid w:val="2B47F82C"/>
    <w:rsid w:val="2B4F4BC6"/>
    <w:rsid w:val="2B538AC3"/>
    <w:rsid w:val="2B583598"/>
    <w:rsid w:val="2B61D597"/>
    <w:rsid w:val="2B63B10B"/>
    <w:rsid w:val="2B6875DF"/>
    <w:rsid w:val="2B73482E"/>
    <w:rsid w:val="2B742589"/>
    <w:rsid w:val="2B759B19"/>
    <w:rsid w:val="2B7AAAB2"/>
    <w:rsid w:val="2B8062FE"/>
    <w:rsid w:val="2B80CDB0"/>
    <w:rsid w:val="2B82A364"/>
    <w:rsid w:val="2B855D6B"/>
    <w:rsid w:val="2B88E371"/>
    <w:rsid w:val="2B8E7981"/>
    <w:rsid w:val="2B8E9262"/>
    <w:rsid w:val="2B97C042"/>
    <w:rsid w:val="2BB1D8D4"/>
    <w:rsid w:val="2BB90C81"/>
    <w:rsid w:val="2BC0E450"/>
    <w:rsid w:val="2BCFCAAB"/>
    <w:rsid w:val="2BD267F9"/>
    <w:rsid w:val="2BDA7454"/>
    <w:rsid w:val="2BDB52FD"/>
    <w:rsid w:val="2BDC5375"/>
    <w:rsid w:val="2BEAE233"/>
    <w:rsid w:val="2BF2A767"/>
    <w:rsid w:val="2BF51187"/>
    <w:rsid w:val="2BF71F0B"/>
    <w:rsid w:val="2BFDC02F"/>
    <w:rsid w:val="2C016976"/>
    <w:rsid w:val="2C0756A7"/>
    <w:rsid w:val="2C146AB5"/>
    <w:rsid w:val="2C15FB09"/>
    <w:rsid w:val="2C213D8F"/>
    <w:rsid w:val="2C274E82"/>
    <w:rsid w:val="2C33371C"/>
    <w:rsid w:val="2C473705"/>
    <w:rsid w:val="2C4A82E6"/>
    <w:rsid w:val="2C4A9911"/>
    <w:rsid w:val="2C4FB949"/>
    <w:rsid w:val="2C579709"/>
    <w:rsid w:val="2C57ADB5"/>
    <w:rsid w:val="2C5C686A"/>
    <w:rsid w:val="2C5E9640"/>
    <w:rsid w:val="2C61F789"/>
    <w:rsid w:val="2C71952A"/>
    <w:rsid w:val="2C803C0B"/>
    <w:rsid w:val="2C85BE73"/>
    <w:rsid w:val="2C88D3AE"/>
    <w:rsid w:val="2C8FF4A7"/>
    <w:rsid w:val="2C989540"/>
    <w:rsid w:val="2C9F4EE7"/>
    <w:rsid w:val="2CA068C7"/>
    <w:rsid w:val="2CA48D9A"/>
    <w:rsid w:val="2CA4C49F"/>
    <w:rsid w:val="2CADBBDD"/>
    <w:rsid w:val="2CB65335"/>
    <w:rsid w:val="2CBC302F"/>
    <w:rsid w:val="2CC45358"/>
    <w:rsid w:val="2CCCA401"/>
    <w:rsid w:val="2CCF18AA"/>
    <w:rsid w:val="2CD12925"/>
    <w:rsid w:val="2CE14A8C"/>
    <w:rsid w:val="2CE20EEA"/>
    <w:rsid w:val="2CECE2EE"/>
    <w:rsid w:val="2CF7A945"/>
    <w:rsid w:val="2D014A49"/>
    <w:rsid w:val="2D09A3CD"/>
    <w:rsid w:val="2D0A4A13"/>
    <w:rsid w:val="2D131515"/>
    <w:rsid w:val="2D1BBE20"/>
    <w:rsid w:val="2D1ED156"/>
    <w:rsid w:val="2D223C36"/>
    <w:rsid w:val="2D226FD4"/>
    <w:rsid w:val="2D3BA60D"/>
    <w:rsid w:val="2D4D6BCC"/>
    <w:rsid w:val="2D4D6C9E"/>
    <w:rsid w:val="2D5CDE7C"/>
    <w:rsid w:val="2D65AEB4"/>
    <w:rsid w:val="2D6CD194"/>
    <w:rsid w:val="2D711510"/>
    <w:rsid w:val="2D745836"/>
    <w:rsid w:val="2D7A5EFE"/>
    <w:rsid w:val="2D863ED5"/>
    <w:rsid w:val="2D891DBB"/>
    <w:rsid w:val="2D9555CC"/>
    <w:rsid w:val="2DA458E1"/>
    <w:rsid w:val="2DA65858"/>
    <w:rsid w:val="2DB9B3B4"/>
    <w:rsid w:val="2DBB3619"/>
    <w:rsid w:val="2DC0AF2F"/>
    <w:rsid w:val="2DC1C880"/>
    <w:rsid w:val="2DD1A6E3"/>
    <w:rsid w:val="2DE46C5F"/>
    <w:rsid w:val="2DEAE7CC"/>
    <w:rsid w:val="2DEBD22E"/>
    <w:rsid w:val="2DFBDE9B"/>
    <w:rsid w:val="2DFBE43E"/>
    <w:rsid w:val="2E048C46"/>
    <w:rsid w:val="2E0598D0"/>
    <w:rsid w:val="2E09CA2C"/>
    <w:rsid w:val="2E0B1E37"/>
    <w:rsid w:val="2E1A8B9C"/>
    <w:rsid w:val="2E2699B8"/>
    <w:rsid w:val="2E2824B6"/>
    <w:rsid w:val="2E29C9A1"/>
    <w:rsid w:val="2E2FAA7C"/>
    <w:rsid w:val="2E350146"/>
    <w:rsid w:val="2E3A36A0"/>
    <w:rsid w:val="2E442318"/>
    <w:rsid w:val="2E4494C3"/>
    <w:rsid w:val="2E48345B"/>
    <w:rsid w:val="2E4BD5B5"/>
    <w:rsid w:val="2E4C1F57"/>
    <w:rsid w:val="2E4F8782"/>
    <w:rsid w:val="2E60EB32"/>
    <w:rsid w:val="2E6B48ED"/>
    <w:rsid w:val="2E6B6B8A"/>
    <w:rsid w:val="2E6D7FF6"/>
    <w:rsid w:val="2E724731"/>
    <w:rsid w:val="2E761780"/>
    <w:rsid w:val="2E8FBB03"/>
    <w:rsid w:val="2EB4AFF0"/>
    <w:rsid w:val="2ECBBC66"/>
    <w:rsid w:val="2ED0597E"/>
    <w:rsid w:val="2ED1A61B"/>
    <w:rsid w:val="2ED9DF33"/>
    <w:rsid w:val="2EDCC038"/>
    <w:rsid w:val="2EE50D4D"/>
    <w:rsid w:val="2EE7A8D7"/>
    <w:rsid w:val="2EE88961"/>
    <w:rsid w:val="2EEA7C5D"/>
    <w:rsid w:val="2EED6A12"/>
    <w:rsid w:val="2EF1CF84"/>
    <w:rsid w:val="2EF2F171"/>
    <w:rsid w:val="2EF6B2EF"/>
    <w:rsid w:val="2EF91A5B"/>
    <w:rsid w:val="2EF9EC86"/>
    <w:rsid w:val="2F056CCB"/>
    <w:rsid w:val="2F07F7A9"/>
    <w:rsid w:val="2F2187F9"/>
    <w:rsid w:val="2F2C9D3E"/>
    <w:rsid w:val="2F3663AB"/>
    <w:rsid w:val="2F378F8F"/>
    <w:rsid w:val="2F386289"/>
    <w:rsid w:val="2F3E552E"/>
    <w:rsid w:val="2F451C71"/>
    <w:rsid w:val="2F53D0C4"/>
    <w:rsid w:val="2F564308"/>
    <w:rsid w:val="2F5D01E5"/>
    <w:rsid w:val="2F60DA1D"/>
    <w:rsid w:val="2F62ADBB"/>
    <w:rsid w:val="2F650037"/>
    <w:rsid w:val="2F69AF6C"/>
    <w:rsid w:val="2F73C1CC"/>
    <w:rsid w:val="2F73E7A5"/>
    <w:rsid w:val="2F773D8E"/>
    <w:rsid w:val="2F80E7C2"/>
    <w:rsid w:val="2F84E002"/>
    <w:rsid w:val="2F88C4FA"/>
    <w:rsid w:val="2F88FDEC"/>
    <w:rsid w:val="2F9BA5A5"/>
    <w:rsid w:val="2F9FC3AD"/>
    <w:rsid w:val="2F9FC41F"/>
    <w:rsid w:val="2FA107CE"/>
    <w:rsid w:val="2FA3188B"/>
    <w:rsid w:val="2FBEB60B"/>
    <w:rsid w:val="2FBEBDC0"/>
    <w:rsid w:val="2FBF1FC2"/>
    <w:rsid w:val="2FC328EA"/>
    <w:rsid w:val="2FC64CF7"/>
    <w:rsid w:val="2FD9B0CB"/>
    <w:rsid w:val="2FDC523A"/>
    <w:rsid w:val="2FDFCC3F"/>
    <w:rsid w:val="2FE6ED35"/>
    <w:rsid w:val="2FED9380"/>
    <w:rsid w:val="2FF5372F"/>
    <w:rsid w:val="2FFD15A2"/>
    <w:rsid w:val="300615C6"/>
    <w:rsid w:val="300E00C8"/>
    <w:rsid w:val="30145C3D"/>
    <w:rsid w:val="30167121"/>
    <w:rsid w:val="301C1F4F"/>
    <w:rsid w:val="303A9C67"/>
    <w:rsid w:val="303C7B93"/>
    <w:rsid w:val="30469FAE"/>
    <w:rsid w:val="30500E1C"/>
    <w:rsid w:val="306023A1"/>
    <w:rsid w:val="306322C5"/>
    <w:rsid w:val="30641EE4"/>
    <w:rsid w:val="3064F06F"/>
    <w:rsid w:val="3076273B"/>
    <w:rsid w:val="307A12AE"/>
    <w:rsid w:val="307F7CE8"/>
    <w:rsid w:val="307FE043"/>
    <w:rsid w:val="30931570"/>
    <w:rsid w:val="30990DDF"/>
    <w:rsid w:val="3099450E"/>
    <w:rsid w:val="309E115A"/>
    <w:rsid w:val="309E84A3"/>
    <w:rsid w:val="30A338EA"/>
    <w:rsid w:val="30A6C86C"/>
    <w:rsid w:val="30A8FA38"/>
    <w:rsid w:val="30AB6578"/>
    <w:rsid w:val="30B212D9"/>
    <w:rsid w:val="30BD317C"/>
    <w:rsid w:val="30C29EA9"/>
    <w:rsid w:val="30CC9569"/>
    <w:rsid w:val="30CE3EDF"/>
    <w:rsid w:val="30D2E4F0"/>
    <w:rsid w:val="30DEBC2A"/>
    <w:rsid w:val="30E0E40F"/>
    <w:rsid w:val="30EA23F9"/>
    <w:rsid w:val="30EE7827"/>
    <w:rsid w:val="30F0E32D"/>
    <w:rsid w:val="30F5067A"/>
    <w:rsid w:val="30FFFFD4"/>
    <w:rsid w:val="3105794F"/>
    <w:rsid w:val="3136E4F7"/>
    <w:rsid w:val="313C849F"/>
    <w:rsid w:val="314D702E"/>
    <w:rsid w:val="3159D049"/>
    <w:rsid w:val="31600DEC"/>
    <w:rsid w:val="3163CA71"/>
    <w:rsid w:val="316D7C18"/>
    <w:rsid w:val="316FB6B5"/>
    <w:rsid w:val="31788E8D"/>
    <w:rsid w:val="317F58FF"/>
    <w:rsid w:val="318393C3"/>
    <w:rsid w:val="3184C75C"/>
    <w:rsid w:val="318E69C2"/>
    <w:rsid w:val="318F440C"/>
    <w:rsid w:val="31A88E8F"/>
    <w:rsid w:val="31A9E1B5"/>
    <w:rsid w:val="31B1E2AD"/>
    <w:rsid w:val="31B2698C"/>
    <w:rsid w:val="31B808B5"/>
    <w:rsid w:val="31B81FE0"/>
    <w:rsid w:val="31C0EA00"/>
    <w:rsid w:val="31C28A81"/>
    <w:rsid w:val="31CB4D3C"/>
    <w:rsid w:val="31D17EEF"/>
    <w:rsid w:val="31DDAA97"/>
    <w:rsid w:val="31E6BF48"/>
    <w:rsid w:val="31E9A22D"/>
    <w:rsid w:val="31ED7F49"/>
    <w:rsid w:val="31F61FF3"/>
    <w:rsid w:val="31F8BA0D"/>
    <w:rsid w:val="31FCEDD9"/>
    <w:rsid w:val="31FFFEED"/>
    <w:rsid w:val="32004114"/>
    <w:rsid w:val="3207FD8E"/>
    <w:rsid w:val="3208CB85"/>
    <w:rsid w:val="320EEF4C"/>
    <w:rsid w:val="3215E30F"/>
    <w:rsid w:val="3219FB38"/>
    <w:rsid w:val="322B61F7"/>
    <w:rsid w:val="3238A23F"/>
    <w:rsid w:val="324B2C62"/>
    <w:rsid w:val="324E178A"/>
    <w:rsid w:val="324ECA31"/>
    <w:rsid w:val="3254A874"/>
    <w:rsid w:val="325B0826"/>
    <w:rsid w:val="32621194"/>
    <w:rsid w:val="3262BC92"/>
    <w:rsid w:val="3273E9A2"/>
    <w:rsid w:val="3274968C"/>
    <w:rsid w:val="32771801"/>
    <w:rsid w:val="327AD423"/>
    <w:rsid w:val="327E0534"/>
    <w:rsid w:val="328FB8A0"/>
    <w:rsid w:val="3293D5E4"/>
    <w:rsid w:val="329831FE"/>
    <w:rsid w:val="32A375FB"/>
    <w:rsid w:val="32A4BBD9"/>
    <w:rsid w:val="32A5AC05"/>
    <w:rsid w:val="32C3E021"/>
    <w:rsid w:val="32D83642"/>
    <w:rsid w:val="32DC0C49"/>
    <w:rsid w:val="32E609F4"/>
    <w:rsid w:val="32E989E2"/>
    <w:rsid w:val="32F03518"/>
    <w:rsid w:val="32F6B4C8"/>
    <w:rsid w:val="32FB70A6"/>
    <w:rsid w:val="3303EA6D"/>
    <w:rsid w:val="330D3F0D"/>
    <w:rsid w:val="330D9D1E"/>
    <w:rsid w:val="3315E7B0"/>
    <w:rsid w:val="331D8F0A"/>
    <w:rsid w:val="332068F5"/>
    <w:rsid w:val="3338FFF6"/>
    <w:rsid w:val="333977CA"/>
    <w:rsid w:val="33446528"/>
    <w:rsid w:val="3344A171"/>
    <w:rsid w:val="334C48F4"/>
    <w:rsid w:val="334C9788"/>
    <w:rsid w:val="334DAD3C"/>
    <w:rsid w:val="33513D8E"/>
    <w:rsid w:val="3357B515"/>
    <w:rsid w:val="3359DED2"/>
    <w:rsid w:val="335B00E3"/>
    <w:rsid w:val="335E2311"/>
    <w:rsid w:val="3373698F"/>
    <w:rsid w:val="337B4236"/>
    <w:rsid w:val="337BE446"/>
    <w:rsid w:val="337E9B19"/>
    <w:rsid w:val="33860627"/>
    <w:rsid w:val="338A68B5"/>
    <w:rsid w:val="338E2729"/>
    <w:rsid w:val="33917756"/>
    <w:rsid w:val="3392ED6F"/>
    <w:rsid w:val="339CDB33"/>
    <w:rsid w:val="339EDE37"/>
    <w:rsid w:val="339F76D8"/>
    <w:rsid w:val="339F9894"/>
    <w:rsid w:val="33A3F980"/>
    <w:rsid w:val="33A77D37"/>
    <w:rsid w:val="33AABFAD"/>
    <w:rsid w:val="33BD6768"/>
    <w:rsid w:val="33C01488"/>
    <w:rsid w:val="33C0A77D"/>
    <w:rsid w:val="33C50E32"/>
    <w:rsid w:val="33C652C4"/>
    <w:rsid w:val="33D37681"/>
    <w:rsid w:val="33DEE485"/>
    <w:rsid w:val="33E7CD5B"/>
    <w:rsid w:val="3407C096"/>
    <w:rsid w:val="340B46BB"/>
    <w:rsid w:val="3418DCAF"/>
    <w:rsid w:val="341C537C"/>
    <w:rsid w:val="341EC0DB"/>
    <w:rsid w:val="34232E74"/>
    <w:rsid w:val="342CCFD1"/>
    <w:rsid w:val="3433B9C9"/>
    <w:rsid w:val="34361EDE"/>
    <w:rsid w:val="34407BCF"/>
    <w:rsid w:val="34420CBB"/>
    <w:rsid w:val="34510561"/>
    <w:rsid w:val="345A0CE5"/>
    <w:rsid w:val="3460A209"/>
    <w:rsid w:val="34665F32"/>
    <w:rsid w:val="3467BAAE"/>
    <w:rsid w:val="347C744B"/>
    <w:rsid w:val="347DF84E"/>
    <w:rsid w:val="34855A43"/>
    <w:rsid w:val="348D2975"/>
    <w:rsid w:val="3492F07C"/>
    <w:rsid w:val="34975307"/>
    <w:rsid w:val="3498832E"/>
    <w:rsid w:val="349DFB16"/>
    <w:rsid w:val="349ECE8D"/>
    <w:rsid w:val="349F3ECC"/>
    <w:rsid w:val="34A3DB04"/>
    <w:rsid w:val="34A5145A"/>
    <w:rsid w:val="34A76409"/>
    <w:rsid w:val="34A91D16"/>
    <w:rsid w:val="34A9244C"/>
    <w:rsid w:val="34B0A219"/>
    <w:rsid w:val="34B3695C"/>
    <w:rsid w:val="34C1DCF0"/>
    <w:rsid w:val="34C53688"/>
    <w:rsid w:val="34C99749"/>
    <w:rsid w:val="34CA7954"/>
    <w:rsid w:val="34CE1E70"/>
    <w:rsid w:val="34D0CB4E"/>
    <w:rsid w:val="34D223B3"/>
    <w:rsid w:val="34D9B9B7"/>
    <w:rsid w:val="34DDB051"/>
    <w:rsid w:val="34F59749"/>
    <w:rsid w:val="34FAFA5A"/>
    <w:rsid w:val="34FEE8FD"/>
    <w:rsid w:val="35051D27"/>
    <w:rsid w:val="3507EF06"/>
    <w:rsid w:val="35090020"/>
    <w:rsid w:val="35262FE0"/>
    <w:rsid w:val="3534C89A"/>
    <w:rsid w:val="3538376E"/>
    <w:rsid w:val="353D3EA5"/>
    <w:rsid w:val="3549C0F6"/>
    <w:rsid w:val="354CBD21"/>
    <w:rsid w:val="3550532A"/>
    <w:rsid w:val="3560B6E6"/>
    <w:rsid w:val="35631F7D"/>
    <w:rsid w:val="356D593C"/>
    <w:rsid w:val="3572D03B"/>
    <w:rsid w:val="3574D7D4"/>
    <w:rsid w:val="35789FC6"/>
    <w:rsid w:val="3584435A"/>
    <w:rsid w:val="358CDBDC"/>
    <w:rsid w:val="359503C4"/>
    <w:rsid w:val="35A2BB13"/>
    <w:rsid w:val="35A66206"/>
    <w:rsid w:val="35B4A61E"/>
    <w:rsid w:val="35BE6F14"/>
    <w:rsid w:val="35C05B8E"/>
    <w:rsid w:val="35C204BB"/>
    <w:rsid w:val="35CBE33C"/>
    <w:rsid w:val="35D0B31F"/>
    <w:rsid w:val="35D78A7D"/>
    <w:rsid w:val="35DCBF43"/>
    <w:rsid w:val="35DE0AAA"/>
    <w:rsid w:val="35E9BF56"/>
    <w:rsid w:val="35EA46D2"/>
    <w:rsid w:val="35F24359"/>
    <w:rsid w:val="35F28BF9"/>
    <w:rsid w:val="35F9DDE6"/>
    <w:rsid w:val="360AB869"/>
    <w:rsid w:val="36120F89"/>
    <w:rsid w:val="3620A050"/>
    <w:rsid w:val="36283250"/>
    <w:rsid w:val="362DE37C"/>
    <w:rsid w:val="3632CCDF"/>
    <w:rsid w:val="3633AFBF"/>
    <w:rsid w:val="3634108C"/>
    <w:rsid w:val="36378561"/>
    <w:rsid w:val="363D23A1"/>
    <w:rsid w:val="365E44C9"/>
    <w:rsid w:val="3670782C"/>
    <w:rsid w:val="3695C1A2"/>
    <w:rsid w:val="36990A09"/>
    <w:rsid w:val="369E8A29"/>
    <w:rsid w:val="36A1C2BF"/>
    <w:rsid w:val="36A766D0"/>
    <w:rsid w:val="36AE659C"/>
    <w:rsid w:val="36AF8D78"/>
    <w:rsid w:val="36C74E49"/>
    <w:rsid w:val="36D3D96D"/>
    <w:rsid w:val="36DA329E"/>
    <w:rsid w:val="36DCF6AC"/>
    <w:rsid w:val="36DF8B83"/>
    <w:rsid w:val="36E95432"/>
    <w:rsid w:val="36E99F61"/>
    <w:rsid w:val="36F3C513"/>
    <w:rsid w:val="36F700BB"/>
    <w:rsid w:val="36FC0680"/>
    <w:rsid w:val="370D4157"/>
    <w:rsid w:val="371F02C5"/>
    <w:rsid w:val="3726271C"/>
    <w:rsid w:val="3726C1A8"/>
    <w:rsid w:val="372E6DB9"/>
    <w:rsid w:val="37322A76"/>
    <w:rsid w:val="373C2750"/>
    <w:rsid w:val="37503D95"/>
    <w:rsid w:val="37529DE8"/>
    <w:rsid w:val="37678028"/>
    <w:rsid w:val="3769A0A0"/>
    <w:rsid w:val="376BC1DA"/>
    <w:rsid w:val="377DA231"/>
    <w:rsid w:val="377E4AA5"/>
    <w:rsid w:val="37821F21"/>
    <w:rsid w:val="3786D4BF"/>
    <w:rsid w:val="3791E5B1"/>
    <w:rsid w:val="3797D8E1"/>
    <w:rsid w:val="379814FB"/>
    <w:rsid w:val="3798C1D3"/>
    <w:rsid w:val="37A17120"/>
    <w:rsid w:val="37A5DE38"/>
    <w:rsid w:val="37A7F59E"/>
    <w:rsid w:val="37B2B354"/>
    <w:rsid w:val="37BF875B"/>
    <w:rsid w:val="37C52EDE"/>
    <w:rsid w:val="37C7D1F3"/>
    <w:rsid w:val="37C7E2DD"/>
    <w:rsid w:val="37CB794A"/>
    <w:rsid w:val="37D3D63E"/>
    <w:rsid w:val="37DEDAE1"/>
    <w:rsid w:val="37E6E459"/>
    <w:rsid w:val="38067E88"/>
    <w:rsid w:val="3806C6C1"/>
    <w:rsid w:val="380A9BE6"/>
    <w:rsid w:val="3814485B"/>
    <w:rsid w:val="381E94EB"/>
    <w:rsid w:val="3826ABB8"/>
    <w:rsid w:val="382953E6"/>
    <w:rsid w:val="3833C9AC"/>
    <w:rsid w:val="3852FB9F"/>
    <w:rsid w:val="38561802"/>
    <w:rsid w:val="3862982E"/>
    <w:rsid w:val="386723E2"/>
    <w:rsid w:val="38779826"/>
    <w:rsid w:val="38780D09"/>
    <w:rsid w:val="387B3DCF"/>
    <w:rsid w:val="387EDC32"/>
    <w:rsid w:val="387FDDF9"/>
    <w:rsid w:val="38852493"/>
    <w:rsid w:val="3895CE9C"/>
    <w:rsid w:val="389A30C4"/>
    <w:rsid w:val="389C2040"/>
    <w:rsid w:val="389D0C78"/>
    <w:rsid w:val="38A4F28B"/>
    <w:rsid w:val="38A9DAFB"/>
    <w:rsid w:val="38B22F80"/>
    <w:rsid w:val="38BDF497"/>
    <w:rsid w:val="38C6150D"/>
    <w:rsid w:val="38D1D6DF"/>
    <w:rsid w:val="38D42DC8"/>
    <w:rsid w:val="38D6ACBA"/>
    <w:rsid w:val="38DDFCC0"/>
    <w:rsid w:val="38EA5303"/>
    <w:rsid w:val="38F07DFE"/>
    <w:rsid w:val="38F39EB1"/>
    <w:rsid w:val="38F61B50"/>
    <w:rsid w:val="38F84A69"/>
    <w:rsid w:val="38FDCCA6"/>
    <w:rsid w:val="390486B0"/>
    <w:rsid w:val="39064C5C"/>
    <w:rsid w:val="391A50C5"/>
    <w:rsid w:val="3926704B"/>
    <w:rsid w:val="3926ADC9"/>
    <w:rsid w:val="392FEFDF"/>
    <w:rsid w:val="3930D5D3"/>
    <w:rsid w:val="3930E583"/>
    <w:rsid w:val="393445C9"/>
    <w:rsid w:val="394A4631"/>
    <w:rsid w:val="394C841A"/>
    <w:rsid w:val="394CD670"/>
    <w:rsid w:val="395089F5"/>
    <w:rsid w:val="39512AB9"/>
    <w:rsid w:val="395B7FBC"/>
    <w:rsid w:val="395F5994"/>
    <w:rsid w:val="396E05FC"/>
    <w:rsid w:val="3979335B"/>
    <w:rsid w:val="39846BCF"/>
    <w:rsid w:val="398AD5EF"/>
    <w:rsid w:val="39929B53"/>
    <w:rsid w:val="39A97BB1"/>
    <w:rsid w:val="39B56709"/>
    <w:rsid w:val="39C588EE"/>
    <w:rsid w:val="39CAE5C6"/>
    <w:rsid w:val="39CC28E4"/>
    <w:rsid w:val="39E23D20"/>
    <w:rsid w:val="39E44B89"/>
    <w:rsid w:val="39E5F0FF"/>
    <w:rsid w:val="39EBE54C"/>
    <w:rsid w:val="39EE3446"/>
    <w:rsid w:val="39EE70A5"/>
    <w:rsid w:val="39F66721"/>
    <w:rsid w:val="39FB0CFE"/>
    <w:rsid w:val="3A074722"/>
    <w:rsid w:val="3A0B5470"/>
    <w:rsid w:val="3A0F44C2"/>
    <w:rsid w:val="3A10B193"/>
    <w:rsid w:val="3A113D7B"/>
    <w:rsid w:val="3A1B2618"/>
    <w:rsid w:val="3A1F60D1"/>
    <w:rsid w:val="3A378060"/>
    <w:rsid w:val="3A422CC5"/>
    <w:rsid w:val="3A7766C1"/>
    <w:rsid w:val="3A7CDD30"/>
    <w:rsid w:val="3A875E24"/>
    <w:rsid w:val="3A8F0E9F"/>
    <w:rsid w:val="3A92D157"/>
    <w:rsid w:val="3A96F3DE"/>
    <w:rsid w:val="3A9E3D25"/>
    <w:rsid w:val="3AA4A2FE"/>
    <w:rsid w:val="3AA854C9"/>
    <w:rsid w:val="3AB32BE0"/>
    <w:rsid w:val="3AB92BEA"/>
    <w:rsid w:val="3AC251FD"/>
    <w:rsid w:val="3AC72CB9"/>
    <w:rsid w:val="3ACFFEA4"/>
    <w:rsid w:val="3ADCDB91"/>
    <w:rsid w:val="3AE3B6CB"/>
    <w:rsid w:val="3AEB0EC0"/>
    <w:rsid w:val="3AEF45AC"/>
    <w:rsid w:val="3AFEEC27"/>
    <w:rsid w:val="3B02C997"/>
    <w:rsid w:val="3B05D69E"/>
    <w:rsid w:val="3B092EF4"/>
    <w:rsid w:val="3B16FEB4"/>
    <w:rsid w:val="3B192507"/>
    <w:rsid w:val="3B230D28"/>
    <w:rsid w:val="3B2A9938"/>
    <w:rsid w:val="3B2E35B0"/>
    <w:rsid w:val="3B2E5221"/>
    <w:rsid w:val="3B33CEED"/>
    <w:rsid w:val="3B393B0A"/>
    <w:rsid w:val="3B430756"/>
    <w:rsid w:val="3B477983"/>
    <w:rsid w:val="3B4DA1C9"/>
    <w:rsid w:val="3B4E2CB5"/>
    <w:rsid w:val="3B51E4E0"/>
    <w:rsid w:val="3B51F917"/>
    <w:rsid w:val="3B585A8B"/>
    <w:rsid w:val="3B5ED024"/>
    <w:rsid w:val="3B75D07A"/>
    <w:rsid w:val="3B793649"/>
    <w:rsid w:val="3B856A41"/>
    <w:rsid w:val="3B865EB3"/>
    <w:rsid w:val="3B895031"/>
    <w:rsid w:val="3B8DA9FA"/>
    <w:rsid w:val="3B90320B"/>
    <w:rsid w:val="3B9B2B16"/>
    <w:rsid w:val="3BA0A2F0"/>
    <w:rsid w:val="3BA2542F"/>
    <w:rsid w:val="3BAB6512"/>
    <w:rsid w:val="3BCC59C5"/>
    <w:rsid w:val="3BD25DE3"/>
    <w:rsid w:val="3BD4C60F"/>
    <w:rsid w:val="3BE22BB5"/>
    <w:rsid w:val="3BEBDF4A"/>
    <w:rsid w:val="3BED655D"/>
    <w:rsid w:val="3BFF7FA9"/>
    <w:rsid w:val="3C041292"/>
    <w:rsid w:val="3C08AF4E"/>
    <w:rsid w:val="3C0A4E78"/>
    <w:rsid w:val="3C1F1F37"/>
    <w:rsid w:val="3C254ACA"/>
    <w:rsid w:val="3C2BC807"/>
    <w:rsid w:val="3C3A546A"/>
    <w:rsid w:val="3C4856EB"/>
    <w:rsid w:val="3C487340"/>
    <w:rsid w:val="3C4C00C7"/>
    <w:rsid w:val="3C4DA63D"/>
    <w:rsid w:val="3C4DA844"/>
    <w:rsid w:val="3C51174B"/>
    <w:rsid w:val="3C612C4C"/>
    <w:rsid w:val="3C6E61E8"/>
    <w:rsid w:val="3C71D5BB"/>
    <w:rsid w:val="3C853413"/>
    <w:rsid w:val="3C86BCC8"/>
    <w:rsid w:val="3C8ADF48"/>
    <w:rsid w:val="3C8B353F"/>
    <w:rsid w:val="3C94EC4F"/>
    <w:rsid w:val="3CA1039D"/>
    <w:rsid w:val="3CA5118B"/>
    <w:rsid w:val="3CA8E6C9"/>
    <w:rsid w:val="3CB28DBC"/>
    <w:rsid w:val="3CC60084"/>
    <w:rsid w:val="3CCBCA2C"/>
    <w:rsid w:val="3CDC0D40"/>
    <w:rsid w:val="3CE26A4C"/>
    <w:rsid w:val="3CE70D2B"/>
    <w:rsid w:val="3CE778C4"/>
    <w:rsid w:val="3CEBBC0B"/>
    <w:rsid w:val="3CF92E11"/>
    <w:rsid w:val="3CF9EC57"/>
    <w:rsid w:val="3CFD1CE7"/>
    <w:rsid w:val="3D01D2F5"/>
    <w:rsid w:val="3D044BA1"/>
    <w:rsid w:val="3D04919D"/>
    <w:rsid w:val="3D09733B"/>
    <w:rsid w:val="3D10F955"/>
    <w:rsid w:val="3D12F811"/>
    <w:rsid w:val="3D132FC6"/>
    <w:rsid w:val="3D207D36"/>
    <w:rsid w:val="3D223D24"/>
    <w:rsid w:val="3D2356CE"/>
    <w:rsid w:val="3D2763C8"/>
    <w:rsid w:val="3D2B6CBD"/>
    <w:rsid w:val="3D2D386E"/>
    <w:rsid w:val="3D3090B8"/>
    <w:rsid w:val="3D3326A3"/>
    <w:rsid w:val="3D354CF9"/>
    <w:rsid w:val="3D4B620C"/>
    <w:rsid w:val="3D501EE9"/>
    <w:rsid w:val="3D51039F"/>
    <w:rsid w:val="3D5608CC"/>
    <w:rsid w:val="3D5ED385"/>
    <w:rsid w:val="3D652C79"/>
    <w:rsid w:val="3D72D5F0"/>
    <w:rsid w:val="3D834144"/>
    <w:rsid w:val="3D85AE0A"/>
    <w:rsid w:val="3D89B1DC"/>
    <w:rsid w:val="3D89F680"/>
    <w:rsid w:val="3D90913B"/>
    <w:rsid w:val="3D948250"/>
    <w:rsid w:val="3D96191D"/>
    <w:rsid w:val="3D9B5CED"/>
    <w:rsid w:val="3D9BAB80"/>
    <w:rsid w:val="3DA5B691"/>
    <w:rsid w:val="3DAD0F45"/>
    <w:rsid w:val="3DADC27E"/>
    <w:rsid w:val="3DAFCC89"/>
    <w:rsid w:val="3DB33597"/>
    <w:rsid w:val="3DB5FBDF"/>
    <w:rsid w:val="3DBB1856"/>
    <w:rsid w:val="3DC52F6B"/>
    <w:rsid w:val="3DCD5CEC"/>
    <w:rsid w:val="3DD83020"/>
    <w:rsid w:val="3DD878B9"/>
    <w:rsid w:val="3DDB6D8D"/>
    <w:rsid w:val="3DDD2218"/>
    <w:rsid w:val="3DE4CA61"/>
    <w:rsid w:val="3DE98032"/>
    <w:rsid w:val="3DF16EBC"/>
    <w:rsid w:val="3DF69A2B"/>
    <w:rsid w:val="3DF78A47"/>
    <w:rsid w:val="3DF84D33"/>
    <w:rsid w:val="3DFD9DDE"/>
    <w:rsid w:val="3E0970A9"/>
    <w:rsid w:val="3E0F3C77"/>
    <w:rsid w:val="3E14D6C3"/>
    <w:rsid w:val="3E1CB09D"/>
    <w:rsid w:val="3E20647C"/>
    <w:rsid w:val="3E217A17"/>
    <w:rsid w:val="3E24B1AA"/>
    <w:rsid w:val="3E266E2B"/>
    <w:rsid w:val="3E26D698"/>
    <w:rsid w:val="3E3D7760"/>
    <w:rsid w:val="3E3DCF6D"/>
    <w:rsid w:val="3E42EADB"/>
    <w:rsid w:val="3E436D9E"/>
    <w:rsid w:val="3E523785"/>
    <w:rsid w:val="3E526F8B"/>
    <w:rsid w:val="3E622461"/>
    <w:rsid w:val="3E6D2A33"/>
    <w:rsid w:val="3E732A08"/>
    <w:rsid w:val="3E8309EB"/>
    <w:rsid w:val="3E9A3093"/>
    <w:rsid w:val="3E9B9C72"/>
    <w:rsid w:val="3EA4AB50"/>
    <w:rsid w:val="3EAB0A00"/>
    <w:rsid w:val="3EB0EA1F"/>
    <w:rsid w:val="3EB43C10"/>
    <w:rsid w:val="3EBC6333"/>
    <w:rsid w:val="3EC8D52A"/>
    <w:rsid w:val="3ECB6A53"/>
    <w:rsid w:val="3EDBC5F4"/>
    <w:rsid w:val="3EEA599B"/>
    <w:rsid w:val="3EFA5B63"/>
    <w:rsid w:val="3EFE6C83"/>
    <w:rsid w:val="3F00997F"/>
    <w:rsid w:val="3F1DDA62"/>
    <w:rsid w:val="3F216BA0"/>
    <w:rsid w:val="3F2C599F"/>
    <w:rsid w:val="3F304E94"/>
    <w:rsid w:val="3F368B3E"/>
    <w:rsid w:val="3F3D9850"/>
    <w:rsid w:val="3F411AC6"/>
    <w:rsid w:val="3F435000"/>
    <w:rsid w:val="3F530318"/>
    <w:rsid w:val="3F53C189"/>
    <w:rsid w:val="3F5D2A54"/>
    <w:rsid w:val="3F6693C1"/>
    <w:rsid w:val="3F83E3EF"/>
    <w:rsid w:val="3F8454AC"/>
    <w:rsid w:val="3F864EB1"/>
    <w:rsid w:val="3F88C370"/>
    <w:rsid w:val="3F8FA64A"/>
    <w:rsid w:val="3F94A9F0"/>
    <w:rsid w:val="3F95D05A"/>
    <w:rsid w:val="3F9C4B61"/>
    <w:rsid w:val="3FA2D5AB"/>
    <w:rsid w:val="3FAA7AFE"/>
    <w:rsid w:val="3FC12B0D"/>
    <w:rsid w:val="3FCD575A"/>
    <w:rsid w:val="3FDC6305"/>
    <w:rsid w:val="3FDCCCBA"/>
    <w:rsid w:val="3FDDC27F"/>
    <w:rsid w:val="3FDEFCE2"/>
    <w:rsid w:val="3FE53F9B"/>
    <w:rsid w:val="3FE8ED9E"/>
    <w:rsid w:val="3FEAC9E6"/>
    <w:rsid w:val="3FEF0905"/>
    <w:rsid w:val="3FFE3586"/>
    <w:rsid w:val="3FFF5ACC"/>
    <w:rsid w:val="40155863"/>
    <w:rsid w:val="40157256"/>
    <w:rsid w:val="4019A35C"/>
    <w:rsid w:val="402D1B50"/>
    <w:rsid w:val="402F73BB"/>
    <w:rsid w:val="403D76AE"/>
    <w:rsid w:val="40426CF9"/>
    <w:rsid w:val="40440CA2"/>
    <w:rsid w:val="404CBA80"/>
    <w:rsid w:val="404EF2AF"/>
    <w:rsid w:val="40504E68"/>
    <w:rsid w:val="40588C82"/>
    <w:rsid w:val="405B59C0"/>
    <w:rsid w:val="405CA280"/>
    <w:rsid w:val="40602879"/>
    <w:rsid w:val="4064A38A"/>
    <w:rsid w:val="407069A2"/>
    <w:rsid w:val="408808B1"/>
    <w:rsid w:val="4088F71B"/>
    <w:rsid w:val="409E32D0"/>
    <w:rsid w:val="40A05C7D"/>
    <w:rsid w:val="40A975D7"/>
    <w:rsid w:val="40BA8E88"/>
    <w:rsid w:val="40BBE9E5"/>
    <w:rsid w:val="40CB1772"/>
    <w:rsid w:val="40D8E0E9"/>
    <w:rsid w:val="40DD556C"/>
    <w:rsid w:val="40DE80C2"/>
    <w:rsid w:val="40E02FA0"/>
    <w:rsid w:val="40E5DBB7"/>
    <w:rsid w:val="40E6E99E"/>
    <w:rsid w:val="40ED6F5B"/>
    <w:rsid w:val="40F30AE5"/>
    <w:rsid w:val="40F464FC"/>
    <w:rsid w:val="40F562CD"/>
    <w:rsid w:val="40F837D6"/>
    <w:rsid w:val="40F9EADD"/>
    <w:rsid w:val="40FD2239"/>
    <w:rsid w:val="410859AC"/>
    <w:rsid w:val="41091DF3"/>
    <w:rsid w:val="41098395"/>
    <w:rsid w:val="410A4E2C"/>
    <w:rsid w:val="410FC558"/>
    <w:rsid w:val="41151008"/>
    <w:rsid w:val="41171FC0"/>
    <w:rsid w:val="411C1114"/>
    <w:rsid w:val="411FB1C8"/>
    <w:rsid w:val="4131F828"/>
    <w:rsid w:val="413A63D1"/>
    <w:rsid w:val="413C887E"/>
    <w:rsid w:val="4140163E"/>
    <w:rsid w:val="415175AF"/>
    <w:rsid w:val="4153C47F"/>
    <w:rsid w:val="4156EF20"/>
    <w:rsid w:val="4158E29F"/>
    <w:rsid w:val="4164EA4A"/>
    <w:rsid w:val="41765934"/>
    <w:rsid w:val="418309F5"/>
    <w:rsid w:val="4183C938"/>
    <w:rsid w:val="41978C7E"/>
    <w:rsid w:val="41AD97DB"/>
    <w:rsid w:val="41AEEE73"/>
    <w:rsid w:val="41B282D5"/>
    <w:rsid w:val="41B88145"/>
    <w:rsid w:val="41BDE745"/>
    <w:rsid w:val="41C98329"/>
    <w:rsid w:val="41CBC897"/>
    <w:rsid w:val="41CCC602"/>
    <w:rsid w:val="41DF1266"/>
    <w:rsid w:val="41E0BB3A"/>
    <w:rsid w:val="41E163D1"/>
    <w:rsid w:val="41E2713F"/>
    <w:rsid w:val="41ED80F0"/>
    <w:rsid w:val="41FD777C"/>
    <w:rsid w:val="41FD86FF"/>
    <w:rsid w:val="42064852"/>
    <w:rsid w:val="4209BC64"/>
    <w:rsid w:val="421571CB"/>
    <w:rsid w:val="421C9E68"/>
    <w:rsid w:val="421CAD6F"/>
    <w:rsid w:val="421EA6C2"/>
    <w:rsid w:val="4221C887"/>
    <w:rsid w:val="42277C84"/>
    <w:rsid w:val="42318EF5"/>
    <w:rsid w:val="4236134F"/>
    <w:rsid w:val="42497518"/>
    <w:rsid w:val="4250B337"/>
    <w:rsid w:val="425A68BA"/>
    <w:rsid w:val="426AF811"/>
    <w:rsid w:val="427DC1CC"/>
    <w:rsid w:val="427F3409"/>
    <w:rsid w:val="428B2E55"/>
    <w:rsid w:val="428C66EA"/>
    <w:rsid w:val="42A5F606"/>
    <w:rsid w:val="42A9B89C"/>
    <w:rsid w:val="42AB5397"/>
    <w:rsid w:val="42B0A140"/>
    <w:rsid w:val="42B2B169"/>
    <w:rsid w:val="42B987B5"/>
    <w:rsid w:val="42B9BCE8"/>
    <w:rsid w:val="42C2E6D5"/>
    <w:rsid w:val="42D82853"/>
    <w:rsid w:val="42DAB22D"/>
    <w:rsid w:val="42DDCF23"/>
    <w:rsid w:val="42E72C37"/>
    <w:rsid w:val="42E8B653"/>
    <w:rsid w:val="42ED79B2"/>
    <w:rsid w:val="42ED8337"/>
    <w:rsid w:val="42F3AD9E"/>
    <w:rsid w:val="42F5A96F"/>
    <w:rsid w:val="42FFADAC"/>
    <w:rsid w:val="4300DB4A"/>
    <w:rsid w:val="430FA6DA"/>
    <w:rsid w:val="431BA5DA"/>
    <w:rsid w:val="431D5213"/>
    <w:rsid w:val="431DA934"/>
    <w:rsid w:val="431DD42C"/>
    <w:rsid w:val="432D605B"/>
    <w:rsid w:val="43346990"/>
    <w:rsid w:val="4335056D"/>
    <w:rsid w:val="43418752"/>
    <w:rsid w:val="43465386"/>
    <w:rsid w:val="4347E046"/>
    <w:rsid w:val="434CC5B9"/>
    <w:rsid w:val="435E1751"/>
    <w:rsid w:val="435F8909"/>
    <w:rsid w:val="436FC7A4"/>
    <w:rsid w:val="437D1B78"/>
    <w:rsid w:val="43802ACD"/>
    <w:rsid w:val="4383B7CA"/>
    <w:rsid w:val="4386B437"/>
    <w:rsid w:val="43942840"/>
    <w:rsid w:val="439B3290"/>
    <w:rsid w:val="43A655A3"/>
    <w:rsid w:val="43AA977C"/>
    <w:rsid w:val="43B03EC6"/>
    <w:rsid w:val="43B8F5F1"/>
    <w:rsid w:val="43DAF235"/>
    <w:rsid w:val="43DC55F8"/>
    <w:rsid w:val="43E0E8E0"/>
    <w:rsid w:val="43E3EF4E"/>
    <w:rsid w:val="43EBE2F9"/>
    <w:rsid w:val="43FDD65E"/>
    <w:rsid w:val="43FE85A2"/>
    <w:rsid w:val="440070AC"/>
    <w:rsid w:val="440241E4"/>
    <w:rsid w:val="44073BA2"/>
    <w:rsid w:val="442120ED"/>
    <w:rsid w:val="4426FEB6"/>
    <w:rsid w:val="442C445A"/>
    <w:rsid w:val="443A98CD"/>
    <w:rsid w:val="44442B9F"/>
    <w:rsid w:val="44456029"/>
    <w:rsid w:val="444E5461"/>
    <w:rsid w:val="4455BEC6"/>
    <w:rsid w:val="44572F23"/>
    <w:rsid w:val="445E8465"/>
    <w:rsid w:val="44725E46"/>
    <w:rsid w:val="4472ACD9"/>
    <w:rsid w:val="44786C77"/>
    <w:rsid w:val="447A23EF"/>
    <w:rsid w:val="44823257"/>
    <w:rsid w:val="44921A44"/>
    <w:rsid w:val="4497A7EA"/>
    <w:rsid w:val="449A54F8"/>
    <w:rsid w:val="449B7E0D"/>
    <w:rsid w:val="44AD3F5D"/>
    <w:rsid w:val="44B806E4"/>
    <w:rsid w:val="44BD96D6"/>
    <w:rsid w:val="44C03A1E"/>
    <w:rsid w:val="44C27FA5"/>
    <w:rsid w:val="44C2FCA5"/>
    <w:rsid w:val="44CB440B"/>
    <w:rsid w:val="44CECD42"/>
    <w:rsid w:val="44DD60EB"/>
    <w:rsid w:val="44EAF421"/>
    <w:rsid w:val="44EE6544"/>
    <w:rsid w:val="44EF8AB9"/>
    <w:rsid w:val="44F2C4B5"/>
    <w:rsid w:val="44F62F3C"/>
    <w:rsid w:val="44FCDD94"/>
    <w:rsid w:val="4500A444"/>
    <w:rsid w:val="45166D3A"/>
    <w:rsid w:val="452774B6"/>
    <w:rsid w:val="4528A796"/>
    <w:rsid w:val="4528EFF3"/>
    <w:rsid w:val="4531CEA4"/>
    <w:rsid w:val="453267F8"/>
    <w:rsid w:val="45332792"/>
    <w:rsid w:val="454B9FB3"/>
    <w:rsid w:val="4550F3B7"/>
    <w:rsid w:val="455531E9"/>
    <w:rsid w:val="4559D9D4"/>
    <w:rsid w:val="455FD489"/>
    <w:rsid w:val="4566F4E1"/>
    <w:rsid w:val="456B8399"/>
    <w:rsid w:val="456F0986"/>
    <w:rsid w:val="45970C4D"/>
    <w:rsid w:val="459CA8B2"/>
    <w:rsid w:val="459F9045"/>
    <w:rsid w:val="45AC73E1"/>
    <w:rsid w:val="45B8EA78"/>
    <w:rsid w:val="45BA4CDF"/>
    <w:rsid w:val="45C4F484"/>
    <w:rsid w:val="45E48734"/>
    <w:rsid w:val="45EE2CF1"/>
    <w:rsid w:val="45EF8237"/>
    <w:rsid w:val="45F8A9CE"/>
    <w:rsid w:val="46021A13"/>
    <w:rsid w:val="460B3FD5"/>
    <w:rsid w:val="461A373B"/>
    <w:rsid w:val="461BE480"/>
    <w:rsid w:val="4627555F"/>
    <w:rsid w:val="462C18A0"/>
    <w:rsid w:val="4630D336"/>
    <w:rsid w:val="46379DCC"/>
    <w:rsid w:val="4639F978"/>
    <w:rsid w:val="464287C2"/>
    <w:rsid w:val="4645B6F2"/>
    <w:rsid w:val="4645F83D"/>
    <w:rsid w:val="4648AB9C"/>
    <w:rsid w:val="46551A13"/>
    <w:rsid w:val="466A471F"/>
    <w:rsid w:val="466DCFA0"/>
    <w:rsid w:val="4675D4EC"/>
    <w:rsid w:val="467A8518"/>
    <w:rsid w:val="467F6A22"/>
    <w:rsid w:val="468E3381"/>
    <w:rsid w:val="468EB208"/>
    <w:rsid w:val="4699A993"/>
    <w:rsid w:val="469C5B8E"/>
    <w:rsid w:val="46A3BE19"/>
    <w:rsid w:val="46A482A9"/>
    <w:rsid w:val="46AB6204"/>
    <w:rsid w:val="46B9643E"/>
    <w:rsid w:val="46BA7080"/>
    <w:rsid w:val="46BD6124"/>
    <w:rsid w:val="46CE6397"/>
    <w:rsid w:val="46F096B3"/>
    <w:rsid w:val="46F1592F"/>
    <w:rsid w:val="46F5785F"/>
    <w:rsid w:val="47038ABC"/>
    <w:rsid w:val="470CB6C4"/>
    <w:rsid w:val="471CE63B"/>
    <w:rsid w:val="47240BF3"/>
    <w:rsid w:val="4732ADC2"/>
    <w:rsid w:val="47343D69"/>
    <w:rsid w:val="473C2E40"/>
    <w:rsid w:val="473EA7CB"/>
    <w:rsid w:val="4747059A"/>
    <w:rsid w:val="47549E8B"/>
    <w:rsid w:val="47615F18"/>
    <w:rsid w:val="476892E3"/>
    <w:rsid w:val="476C5E27"/>
    <w:rsid w:val="476C878B"/>
    <w:rsid w:val="476E3F62"/>
    <w:rsid w:val="47793096"/>
    <w:rsid w:val="477CD7E1"/>
    <w:rsid w:val="4783DF27"/>
    <w:rsid w:val="4787F38C"/>
    <w:rsid w:val="479BCFA1"/>
    <w:rsid w:val="479CE4F9"/>
    <w:rsid w:val="47A2733B"/>
    <w:rsid w:val="47A78C4E"/>
    <w:rsid w:val="47B1FAEE"/>
    <w:rsid w:val="47BD17CF"/>
    <w:rsid w:val="47C3542E"/>
    <w:rsid w:val="47CE5F67"/>
    <w:rsid w:val="47D0C434"/>
    <w:rsid w:val="47D8CBA8"/>
    <w:rsid w:val="47D9CA61"/>
    <w:rsid w:val="47DBF0F7"/>
    <w:rsid w:val="47E57A65"/>
    <w:rsid w:val="47E8BF52"/>
    <w:rsid w:val="47ED525A"/>
    <w:rsid w:val="48241DC9"/>
    <w:rsid w:val="48305E89"/>
    <w:rsid w:val="483D4FB2"/>
    <w:rsid w:val="484D5B9D"/>
    <w:rsid w:val="4857A0ED"/>
    <w:rsid w:val="486A456D"/>
    <w:rsid w:val="486D35EB"/>
    <w:rsid w:val="48748347"/>
    <w:rsid w:val="48771D6D"/>
    <w:rsid w:val="4878C58D"/>
    <w:rsid w:val="487B5DBC"/>
    <w:rsid w:val="488296C8"/>
    <w:rsid w:val="4889E5F9"/>
    <w:rsid w:val="4891A2A0"/>
    <w:rsid w:val="48969E07"/>
    <w:rsid w:val="4896A595"/>
    <w:rsid w:val="489D9ABD"/>
    <w:rsid w:val="48B27D4F"/>
    <w:rsid w:val="48B84701"/>
    <w:rsid w:val="48BB04AF"/>
    <w:rsid w:val="48BFA74F"/>
    <w:rsid w:val="48D37A68"/>
    <w:rsid w:val="48E4C740"/>
    <w:rsid w:val="48E569D0"/>
    <w:rsid w:val="48EC87E4"/>
    <w:rsid w:val="48F2FE79"/>
    <w:rsid w:val="48F6303F"/>
    <w:rsid w:val="49030B99"/>
    <w:rsid w:val="4909FAD8"/>
    <w:rsid w:val="490B0D16"/>
    <w:rsid w:val="4916FCF7"/>
    <w:rsid w:val="4919F13B"/>
    <w:rsid w:val="4922CDAA"/>
    <w:rsid w:val="49259639"/>
    <w:rsid w:val="492C90D4"/>
    <w:rsid w:val="4937A002"/>
    <w:rsid w:val="493B98B9"/>
    <w:rsid w:val="493C2149"/>
    <w:rsid w:val="493FA42E"/>
    <w:rsid w:val="4945D640"/>
    <w:rsid w:val="495F13CD"/>
    <w:rsid w:val="4960876D"/>
    <w:rsid w:val="496169F4"/>
    <w:rsid w:val="496946C1"/>
    <w:rsid w:val="496D1CDE"/>
    <w:rsid w:val="496EEF30"/>
    <w:rsid w:val="4980B449"/>
    <w:rsid w:val="498BF1C3"/>
    <w:rsid w:val="498EB13F"/>
    <w:rsid w:val="4998095C"/>
    <w:rsid w:val="499D0FB8"/>
    <w:rsid w:val="49A13B1E"/>
    <w:rsid w:val="49AB880B"/>
    <w:rsid w:val="49B027AC"/>
    <w:rsid w:val="49B67EAF"/>
    <w:rsid w:val="49BB0415"/>
    <w:rsid w:val="49C048D8"/>
    <w:rsid w:val="49C77FA9"/>
    <w:rsid w:val="49D6E084"/>
    <w:rsid w:val="49D9BF12"/>
    <w:rsid w:val="49D9EA5C"/>
    <w:rsid w:val="49EAA8D0"/>
    <w:rsid w:val="49ED69A8"/>
    <w:rsid w:val="49ED8EA7"/>
    <w:rsid w:val="49EDF3EA"/>
    <w:rsid w:val="49F40034"/>
    <w:rsid w:val="49F9C41A"/>
    <w:rsid w:val="4A0B5094"/>
    <w:rsid w:val="4A152A4C"/>
    <w:rsid w:val="4A18DF33"/>
    <w:rsid w:val="4A211591"/>
    <w:rsid w:val="4A2448BB"/>
    <w:rsid w:val="4A34518E"/>
    <w:rsid w:val="4A349E28"/>
    <w:rsid w:val="4A39CD3D"/>
    <w:rsid w:val="4A3B6F36"/>
    <w:rsid w:val="4A415FD2"/>
    <w:rsid w:val="4A4A6284"/>
    <w:rsid w:val="4A4AC972"/>
    <w:rsid w:val="4A4E6A9A"/>
    <w:rsid w:val="4A51EBB4"/>
    <w:rsid w:val="4A592DD1"/>
    <w:rsid w:val="4A5AC49D"/>
    <w:rsid w:val="4A623B3C"/>
    <w:rsid w:val="4A63B004"/>
    <w:rsid w:val="4A69E7C5"/>
    <w:rsid w:val="4A6A772C"/>
    <w:rsid w:val="4A708096"/>
    <w:rsid w:val="4A73CF02"/>
    <w:rsid w:val="4A76F9A7"/>
    <w:rsid w:val="4A895CA6"/>
    <w:rsid w:val="4A8C5B9B"/>
    <w:rsid w:val="4A8DBCF1"/>
    <w:rsid w:val="4A8DCD45"/>
    <w:rsid w:val="4A92687C"/>
    <w:rsid w:val="4AA9E855"/>
    <w:rsid w:val="4AAE9F73"/>
    <w:rsid w:val="4AB221FC"/>
    <w:rsid w:val="4AB4D05D"/>
    <w:rsid w:val="4AB5B06D"/>
    <w:rsid w:val="4ABF74E1"/>
    <w:rsid w:val="4AC1C113"/>
    <w:rsid w:val="4AC8493D"/>
    <w:rsid w:val="4ACBDCE8"/>
    <w:rsid w:val="4ACCD3B3"/>
    <w:rsid w:val="4AD37063"/>
    <w:rsid w:val="4AD85A0E"/>
    <w:rsid w:val="4ADB1990"/>
    <w:rsid w:val="4AE09913"/>
    <w:rsid w:val="4AE18708"/>
    <w:rsid w:val="4AE48B07"/>
    <w:rsid w:val="4AE4E48B"/>
    <w:rsid w:val="4AEADD46"/>
    <w:rsid w:val="4AEB20E7"/>
    <w:rsid w:val="4AF9132E"/>
    <w:rsid w:val="4AFCBC75"/>
    <w:rsid w:val="4B00A808"/>
    <w:rsid w:val="4B2D7FE1"/>
    <w:rsid w:val="4B309295"/>
    <w:rsid w:val="4B4238CB"/>
    <w:rsid w:val="4B51FBD3"/>
    <w:rsid w:val="4B6A05FB"/>
    <w:rsid w:val="4B6BED42"/>
    <w:rsid w:val="4B822204"/>
    <w:rsid w:val="4B8AA41D"/>
    <w:rsid w:val="4B8F9FAA"/>
    <w:rsid w:val="4B94314B"/>
    <w:rsid w:val="4B9BC8C9"/>
    <w:rsid w:val="4BA1981D"/>
    <w:rsid w:val="4BA31F1F"/>
    <w:rsid w:val="4BAA38D0"/>
    <w:rsid w:val="4BAD2D9D"/>
    <w:rsid w:val="4BB6F313"/>
    <w:rsid w:val="4BB8B89C"/>
    <w:rsid w:val="4BBB09E3"/>
    <w:rsid w:val="4BC007E8"/>
    <w:rsid w:val="4BCE507F"/>
    <w:rsid w:val="4BD7908E"/>
    <w:rsid w:val="4BD85DF1"/>
    <w:rsid w:val="4BDE5833"/>
    <w:rsid w:val="4BF00054"/>
    <w:rsid w:val="4BF6574A"/>
    <w:rsid w:val="4BFD9701"/>
    <w:rsid w:val="4C00C8E7"/>
    <w:rsid w:val="4C0318BD"/>
    <w:rsid w:val="4C087E4F"/>
    <w:rsid w:val="4C091A6B"/>
    <w:rsid w:val="4C124C00"/>
    <w:rsid w:val="4C22F8BA"/>
    <w:rsid w:val="4C237F92"/>
    <w:rsid w:val="4C2882F7"/>
    <w:rsid w:val="4C330AB2"/>
    <w:rsid w:val="4C36E569"/>
    <w:rsid w:val="4C3E1461"/>
    <w:rsid w:val="4C49A943"/>
    <w:rsid w:val="4C4ED30D"/>
    <w:rsid w:val="4C55EE1B"/>
    <w:rsid w:val="4C74A885"/>
    <w:rsid w:val="4C74F4E6"/>
    <w:rsid w:val="4C7729F8"/>
    <w:rsid w:val="4C80639F"/>
    <w:rsid w:val="4C9ADBC3"/>
    <w:rsid w:val="4CA850B9"/>
    <w:rsid w:val="4CAEE0CD"/>
    <w:rsid w:val="4CBCD78D"/>
    <w:rsid w:val="4CBD0FD0"/>
    <w:rsid w:val="4CC213E2"/>
    <w:rsid w:val="4CC26112"/>
    <w:rsid w:val="4CC73087"/>
    <w:rsid w:val="4CD425EE"/>
    <w:rsid w:val="4CD7FB0C"/>
    <w:rsid w:val="4CDCC261"/>
    <w:rsid w:val="4CE0F1D7"/>
    <w:rsid w:val="4CE91133"/>
    <w:rsid w:val="4CEA0E7D"/>
    <w:rsid w:val="4CF270CC"/>
    <w:rsid w:val="4CF33365"/>
    <w:rsid w:val="4CF7741E"/>
    <w:rsid w:val="4D02BBFA"/>
    <w:rsid w:val="4D0760E3"/>
    <w:rsid w:val="4D0B8634"/>
    <w:rsid w:val="4D0CA447"/>
    <w:rsid w:val="4D10A64D"/>
    <w:rsid w:val="4D1672F0"/>
    <w:rsid w:val="4D174360"/>
    <w:rsid w:val="4D1C6673"/>
    <w:rsid w:val="4D2DCFC6"/>
    <w:rsid w:val="4D2EDC08"/>
    <w:rsid w:val="4D4D9557"/>
    <w:rsid w:val="4D615442"/>
    <w:rsid w:val="4D616A7C"/>
    <w:rsid w:val="4D63EE4E"/>
    <w:rsid w:val="4D763037"/>
    <w:rsid w:val="4D8CE1B9"/>
    <w:rsid w:val="4D9B2439"/>
    <w:rsid w:val="4DA1E90E"/>
    <w:rsid w:val="4DA37F49"/>
    <w:rsid w:val="4DAE762F"/>
    <w:rsid w:val="4DB8A48A"/>
    <w:rsid w:val="4DB8FE06"/>
    <w:rsid w:val="4DBE2807"/>
    <w:rsid w:val="4DC21A35"/>
    <w:rsid w:val="4DD8E759"/>
    <w:rsid w:val="4DD9FD8C"/>
    <w:rsid w:val="4DE1B1F5"/>
    <w:rsid w:val="4DE20393"/>
    <w:rsid w:val="4DE4E93B"/>
    <w:rsid w:val="4DF9C858"/>
    <w:rsid w:val="4E055D9F"/>
    <w:rsid w:val="4E077144"/>
    <w:rsid w:val="4E0E7427"/>
    <w:rsid w:val="4E12FA59"/>
    <w:rsid w:val="4E1A2E23"/>
    <w:rsid w:val="4E1A5EA3"/>
    <w:rsid w:val="4E1B2A42"/>
    <w:rsid w:val="4E1DE582"/>
    <w:rsid w:val="4E20926F"/>
    <w:rsid w:val="4E276178"/>
    <w:rsid w:val="4E2C70AC"/>
    <w:rsid w:val="4E2EFBDC"/>
    <w:rsid w:val="4E2FCDBE"/>
    <w:rsid w:val="4E3C3C8C"/>
    <w:rsid w:val="4E48C8B7"/>
    <w:rsid w:val="4E49A830"/>
    <w:rsid w:val="4E4D36F1"/>
    <w:rsid w:val="4E597ECE"/>
    <w:rsid w:val="4E60B8EF"/>
    <w:rsid w:val="4E638DAF"/>
    <w:rsid w:val="4E683357"/>
    <w:rsid w:val="4E68CC45"/>
    <w:rsid w:val="4E717FD7"/>
    <w:rsid w:val="4E8B817A"/>
    <w:rsid w:val="4E8EC20B"/>
    <w:rsid w:val="4E915C12"/>
    <w:rsid w:val="4EA3FA25"/>
    <w:rsid w:val="4EA7CE0B"/>
    <w:rsid w:val="4EC358A2"/>
    <w:rsid w:val="4EC4922A"/>
    <w:rsid w:val="4EC5E885"/>
    <w:rsid w:val="4EC62C3C"/>
    <w:rsid w:val="4EC80C90"/>
    <w:rsid w:val="4ED0B38A"/>
    <w:rsid w:val="4ED67413"/>
    <w:rsid w:val="4ED6DB86"/>
    <w:rsid w:val="4EDAF1BD"/>
    <w:rsid w:val="4EDB1858"/>
    <w:rsid w:val="4EE2C467"/>
    <w:rsid w:val="4EE7D8D5"/>
    <w:rsid w:val="4EED1D87"/>
    <w:rsid w:val="4EED33D1"/>
    <w:rsid w:val="4EF30BCC"/>
    <w:rsid w:val="4EFA8098"/>
    <w:rsid w:val="4EFE1FC3"/>
    <w:rsid w:val="4F04B829"/>
    <w:rsid w:val="4F0A8EBF"/>
    <w:rsid w:val="4F158E59"/>
    <w:rsid w:val="4F206CF9"/>
    <w:rsid w:val="4F2189CD"/>
    <w:rsid w:val="4F28F85C"/>
    <w:rsid w:val="4F2B8A73"/>
    <w:rsid w:val="4F3CA226"/>
    <w:rsid w:val="4F3E5738"/>
    <w:rsid w:val="4F402A43"/>
    <w:rsid w:val="4F49F380"/>
    <w:rsid w:val="4F4CF443"/>
    <w:rsid w:val="4F5CF9AE"/>
    <w:rsid w:val="4F5D4F47"/>
    <w:rsid w:val="4F5F7A4F"/>
    <w:rsid w:val="4F60136F"/>
    <w:rsid w:val="4F69F9B7"/>
    <w:rsid w:val="4F6A1729"/>
    <w:rsid w:val="4F724A98"/>
    <w:rsid w:val="4F84D0C1"/>
    <w:rsid w:val="4F85FD08"/>
    <w:rsid w:val="4F871117"/>
    <w:rsid w:val="4F8AC76A"/>
    <w:rsid w:val="4F8E2C01"/>
    <w:rsid w:val="4F9CD223"/>
    <w:rsid w:val="4FA2FAFD"/>
    <w:rsid w:val="4FA496BD"/>
    <w:rsid w:val="4FA6C06F"/>
    <w:rsid w:val="4FA8BCAB"/>
    <w:rsid w:val="4FB9C73E"/>
    <w:rsid w:val="4FBFF724"/>
    <w:rsid w:val="4FC39014"/>
    <w:rsid w:val="4FCF5FA1"/>
    <w:rsid w:val="4FD63744"/>
    <w:rsid w:val="4FE93653"/>
    <w:rsid w:val="4FF457D2"/>
    <w:rsid w:val="4FF694BD"/>
    <w:rsid w:val="5005C577"/>
    <w:rsid w:val="5008C44A"/>
    <w:rsid w:val="500D0E85"/>
    <w:rsid w:val="5012910C"/>
    <w:rsid w:val="501B3160"/>
    <w:rsid w:val="502751DB"/>
    <w:rsid w:val="502B21C3"/>
    <w:rsid w:val="50380C75"/>
    <w:rsid w:val="503B7E7D"/>
    <w:rsid w:val="503DE7AF"/>
    <w:rsid w:val="503FC914"/>
    <w:rsid w:val="504D8C7D"/>
    <w:rsid w:val="50588597"/>
    <w:rsid w:val="505BD94A"/>
    <w:rsid w:val="505C81D6"/>
    <w:rsid w:val="505D629B"/>
    <w:rsid w:val="506CC696"/>
    <w:rsid w:val="507522DE"/>
    <w:rsid w:val="50755170"/>
    <w:rsid w:val="5077C798"/>
    <w:rsid w:val="507DA809"/>
    <w:rsid w:val="5089DFA1"/>
    <w:rsid w:val="509561BD"/>
    <w:rsid w:val="50AFD2F6"/>
    <w:rsid w:val="50B76F2F"/>
    <w:rsid w:val="50CAD6DB"/>
    <w:rsid w:val="50CCE022"/>
    <w:rsid w:val="50D11D74"/>
    <w:rsid w:val="50D8F4A0"/>
    <w:rsid w:val="50DF95C7"/>
    <w:rsid w:val="50E146A0"/>
    <w:rsid w:val="50E26E59"/>
    <w:rsid w:val="50E597EC"/>
    <w:rsid w:val="50E8B142"/>
    <w:rsid w:val="50EA076D"/>
    <w:rsid w:val="50F3191C"/>
    <w:rsid w:val="50F77FEB"/>
    <w:rsid w:val="510F35D6"/>
    <w:rsid w:val="510FED48"/>
    <w:rsid w:val="51213D29"/>
    <w:rsid w:val="512319BE"/>
    <w:rsid w:val="512A9CC4"/>
    <w:rsid w:val="5133343A"/>
    <w:rsid w:val="51351996"/>
    <w:rsid w:val="513FE158"/>
    <w:rsid w:val="5143A0BE"/>
    <w:rsid w:val="5146B094"/>
    <w:rsid w:val="5162F691"/>
    <w:rsid w:val="51677566"/>
    <w:rsid w:val="516CD0C2"/>
    <w:rsid w:val="516CDDA4"/>
    <w:rsid w:val="516E3D1B"/>
    <w:rsid w:val="517CA845"/>
    <w:rsid w:val="5182608C"/>
    <w:rsid w:val="5183A309"/>
    <w:rsid w:val="51A660F9"/>
    <w:rsid w:val="51A677DB"/>
    <w:rsid w:val="51A910C1"/>
    <w:rsid w:val="51B6F75F"/>
    <w:rsid w:val="51BC5B69"/>
    <w:rsid w:val="51C13D1B"/>
    <w:rsid w:val="51CDFC83"/>
    <w:rsid w:val="51D1C759"/>
    <w:rsid w:val="51FE13B3"/>
    <w:rsid w:val="51FE9403"/>
    <w:rsid w:val="5209615B"/>
    <w:rsid w:val="520AF01B"/>
    <w:rsid w:val="520E65DC"/>
    <w:rsid w:val="52105C5B"/>
    <w:rsid w:val="5210B197"/>
    <w:rsid w:val="522377A3"/>
    <w:rsid w:val="522BB6C5"/>
    <w:rsid w:val="52355F23"/>
    <w:rsid w:val="5239834F"/>
    <w:rsid w:val="523C203E"/>
    <w:rsid w:val="52481090"/>
    <w:rsid w:val="5248D7B1"/>
    <w:rsid w:val="5252BEC1"/>
    <w:rsid w:val="525C0BC1"/>
    <w:rsid w:val="525D759E"/>
    <w:rsid w:val="5276A571"/>
    <w:rsid w:val="5279EB83"/>
    <w:rsid w:val="5281D1F3"/>
    <w:rsid w:val="528A1360"/>
    <w:rsid w:val="529A9F75"/>
    <w:rsid w:val="529BEF28"/>
    <w:rsid w:val="529F811B"/>
    <w:rsid w:val="52AAD88A"/>
    <w:rsid w:val="52AE37D4"/>
    <w:rsid w:val="52B04F4E"/>
    <w:rsid w:val="52B7BE99"/>
    <w:rsid w:val="52BC4BA6"/>
    <w:rsid w:val="52BC5CEB"/>
    <w:rsid w:val="52C9617A"/>
    <w:rsid w:val="52CB6CB9"/>
    <w:rsid w:val="52CD7FFD"/>
    <w:rsid w:val="52D12760"/>
    <w:rsid w:val="52D3B79C"/>
    <w:rsid w:val="52DFDD19"/>
    <w:rsid w:val="52EE4129"/>
    <w:rsid w:val="52F606E3"/>
    <w:rsid w:val="52FB455D"/>
    <w:rsid w:val="52FD3F3F"/>
    <w:rsid w:val="53014295"/>
    <w:rsid w:val="5306C40B"/>
    <w:rsid w:val="5306C70A"/>
    <w:rsid w:val="53114B9B"/>
    <w:rsid w:val="5319FF9E"/>
    <w:rsid w:val="531CC539"/>
    <w:rsid w:val="531F8EAB"/>
    <w:rsid w:val="532315CF"/>
    <w:rsid w:val="5328F8A1"/>
    <w:rsid w:val="5332070D"/>
    <w:rsid w:val="533688ED"/>
    <w:rsid w:val="533744B3"/>
    <w:rsid w:val="5337C9B4"/>
    <w:rsid w:val="533BA47A"/>
    <w:rsid w:val="533EE40C"/>
    <w:rsid w:val="53435A89"/>
    <w:rsid w:val="5344448A"/>
    <w:rsid w:val="534A5CD1"/>
    <w:rsid w:val="535978C5"/>
    <w:rsid w:val="535EB78F"/>
    <w:rsid w:val="5367B095"/>
    <w:rsid w:val="53682FAD"/>
    <w:rsid w:val="536A5828"/>
    <w:rsid w:val="536E4D44"/>
    <w:rsid w:val="536EC471"/>
    <w:rsid w:val="538B71CC"/>
    <w:rsid w:val="5395BC37"/>
    <w:rsid w:val="5399153B"/>
    <w:rsid w:val="539AC629"/>
    <w:rsid w:val="539F036E"/>
    <w:rsid w:val="53A8793E"/>
    <w:rsid w:val="53AA5825"/>
    <w:rsid w:val="53AC4A89"/>
    <w:rsid w:val="53B0889F"/>
    <w:rsid w:val="53B239A8"/>
    <w:rsid w:val="53B7A27D"/>
    <w:rsid w:val="53C11457"/>
    <w:rsid w:val="53C3B852"/>
    <w:rsid w:val="53C6D489"/>
    <w:rsid w:val="53CC32DA"/>
    <w:rsid w:val="53CE93CB"/>
    <w:rsid w:val="53CF19BB"/>
    <w:rsid w:val="53D27D00"/>
    <w:rsid w:val="53E0C6CB"/>
    <w:rsid w:val="53F57581"/>
    <w:rsid w:val="5404078E"/>
    <w:rsid w:val="540D6C1C"/>
    <w:rsid w:val="54161F27"/>
    <w:rsid w:val="541BECC3"/>
    <w:rsid w:val="54232F9D"/>
    <w:rsid w:val="54243DCB"/>
    <w:rsid w:val="542D1FBF"/>
    <w:rsid w:val="543A2775"/>
    <w:rsid w:val="54416581"/>
    <w:rsid w:val="5449A3B7"/>
    <w:rsid w:val="544BE425"/>
    <w:rsid w:val="5455B99A"/>
    <w:rsid w:val="545A5319"/>
    <w:rsid w:val="545D2CD8"/>
    <w:rsid w:val="545EB293"/>
    <w:rsid w:val="54648BFE"/>
    <w:rsid w:val="5465BDC2"/>
    <w:rsid w:val="54672D02"/>
    <w:rsid w:val="5480F424"/>
    <w:rsid w:val="54A8C6A9"/>
    <w:rsid w:val="54B673DE"/>
    <w:rsid w:val="54BC48B9"/>
    <w:rsid w:val="54C3F319"/>
    <w:rsid w:val="54CE9534"/>
    <w:rsid w:val="54DCD59F"/>
    <w:rsid w:val="54DF8DCF"/>
    <w:rsid w:val="54E1F69F"/>
    <w:rsid w:val="54F1F27E"/>
    <w:rsid w:val="5506D32B"/>
    <w:rsid w:val="55070D1E"/>
    <w:rsid w:val="5511CB34"/>
    <w:rsid w:val="55135A46"/>
    <w:rsid w:val="551A2D7A"/>
    <w:rsid w:val="551D388A"/>
    <w:rsid w:val="553148A1"/>
    <w:rsid w:val="5531EC83"/>
    <w:rsid w:val="55336F07"/>
    <w:rsid w:val="553FA13F"/>
    <w:rsid w:val="554875EA"/>
    <w:rsid w:val="5551F930"/>
    <w:rsid w:val="555D1A8E"/>
    <w:rsid w:val="555E1F6B"/>
    <w:rsid w:val="55677320"/>
    <w:rsid w:val="557BE4EC"/>
    <w:rsid w:val="558CF0B7"/>
    <w:rsid w:val="5592402A"/>
    <w:rsid w:val="5593C2FF"/>
    <w:rsid w:val="55A05145"/>
    <w:rsid w:val="55A70281"/>
    <w:rsid w:val="55A9C011"/>
    <w:rsid w:val="55B40E61"/>
    <w:rsid w:val="55BA1C5D"/>
    <w:rsid w:val="55BB6AF3"/>
    <w:rsid w:val="55C31322"/>
    <w:rsid w:val="55C99A4F"/>
    <w:rsid w:val="55CCECAE"/>
    <w:rsid w:val="55D8A3CC"/>
    <w:rsid w:val="55DBFDC2"/>
    <w:rsid w:val="55DF084A"/>
    <w:rsid w:val="55F2BB30"/>
    <w:rsid w:val="55F433CC"/>
    <w:rsid w:val="55FA058A"/>
    <w:rsid w:val="55FBB121"/>
    <w:rsid w:val="5600809B"/>
    <w:rsid w:val="56064AF3"/>
    <w:rsid w:val="56094F28"/>
    <w:rsid w:val="561216BF"/>
    <w:rsid w:val="562236EB"/>
    <w:rsid w:val="5626F491"/>
    <w:rsid w:val="562AA231"/>
    <w:rsid w:val="563341D2"/>
    <w:rsid w:val="5634EE4F"/>
    <w:rsid w:val="5638090D"/>
    <w:rsid w:val="56463E50"/>
    <w:rsid w:val="56493F67"/>
    <w:rsid w:val="564C2133"/>
    <w:rsid w:val="565A906F"/>
    <w:rsid w:val="565AFDD9"/>
    <w:rsid w:val="565B8F68"/>
    <w:rsid w:val="5666F257"/>
    <w:rsid w:val="567EDABC"/>
    <w:rsid w:val="5699D371"/>
    <w:rsid w:val="56A133E9"/>
    <w:rsid w:val="56A4D3B3"/>
    <w:rsid w:val="56B01163"/>
    <w:rsid w:val="56B09D3F"/>
    <w:rsid w:val="56C409F1"/>
    <w:rsid w:val="56C7334B"/>
    <w:rsid w:val="56DAB9AE"/>
    <w:rsid w:val="56DC3F79"/>
    <w:rsid w:val="56DD1DC4"/>
    <w:rsid w:val="56E97E43"/>
    <w:rsid w:val="56F18F29"/>
    <w:rsid w:val="56FCB39F"/>
    <w:rsid w:val="56FFC239"/>
    <w:rsid w:val="5705D866"/>
    <w:rsid w:val="570E31AD"/>
    <w:rsid w:val="570EA803"/>
    <w:rsid w:val="57108D80"/>
    <w:rsid w:val="5711CF31"/>
    <w:rsid w:val="571E0593"/>
    <w:rsid w:val="571EA800"/>
    <w:rsid w:val="57297E50"/>
    <w:rsid w:val="572C1FCA"/>
    <w:rsid w:val="5735B79D"/>
    <w:rsid w:val="573BBF8D"/>
    <w:rsid w:val="5740ABF8"/>
    <w:rsid w:val="5745B62E"/>
    <w:rsid w:val="57609F23"/>
    <w:rsid w:val="5764C100"/>
    <w:rsid w:val="57675202"/>
    <w:rsid w:val="57688B2D"/>
    <w:rsid w:val="576955C0"/>
    <w:rsid w:val="5773DDEB"/>
    <w:rsid w:val="57774CD6"/>
    <w:rsid w:val="5788DFC2"/>
    <w:rsid w:val="5789703B"/>
    <w:rsid w:val="578A9C91"/>
    <w:rsid w:val="578CB4CB"/>
    <w:rsid w:val="5790AB3F"/>
    <w:rsid w:val="5795EEAE"/>
    <w:rsid w:val="57A3A848"/>
    <w:rsid w:val="57A51BE8"/>
    <w:rsid w:val="57A963E8"/>
    <w:rsid w:val="57A9A9C8"/>
    <w:rsid w:val="57C7E91A"/>
    <w:rsid w:val="57CC074F"/>
    <w:rsid w:val="57E32AFB"/>
    <w:rsid w:val="57E4A7A9"/>
    <w:rsid w:val="57F656EE"/>
    <w:rsid w:val="580297D4"/>
    <w:rsid w:val="58098002"/>
    <w:rsid w:val="580B4BD3"/>
    <w:rsid w:val="580ECFE7"/>
    <w:rsid w:val="580F0ACC"/>
    <w:rsid w:val="5814C235"/>
    <w:rsid w:val="581523C1"/>
    <w:rsid w:val="581BEB15"/>
    <w:rsid w:val="5831AC15"/>
    <w:rsid w:val="5849F800"/>
    <w:rsid w:val="584E919D"/>
    <w:rsid w:val="58506497"/>
    <w:rsid w:val="58512565"/>
    <w:rsid w:val="5857C43E"/>
    <w:rsid w:val="585BF322"/>
    <w:rsid w:val="586495ED"/>
    <w:rsid w:val="588C60EF"/>
    <w:rsid w:val="588DE715"/>
    <w:rsid w:val="58910072"/>
    <w:rsid w:val="5895ACB7"/>
    <w:rsid w:val="58AC1F6A"/>
    <w:rsid w:val="58ACBA5E"/>
    <w:rsid w:val="58BB9A42"/>
    <w:rsid w:val="58C6EB94"/>
    <w:rsid w:val="58C71E65"/>
    <w:rsid w:val="58CD3170"/>
    <w:rsid w:val="58D6F9C2"/>
    <w:rsid w:val="58DD516A"/>
    <w:rsid w:val="58DD54EA"/>
    <w:rsid w:val="58DF9B8D"/>
    <w:rsid w:val="58E52403"/>
    <w:rsid w:val="58E9F03A"/>
    <w:rsid w:val="58E9F802"/>
    <w:rsid w:val="58EA6464"/>
    <w:rsid w:val="58F3AFDD"/>
    <w:rsid w:val="58F4AA13"/>
    <w:rsid w:val="58FF8C88"/>
    <w:rsid w:val="5906EBA1"/>
    <w:rsid w:val="592034AB"/>
    <w:rsid w:val="592DF4D6"/>
    <w:rsid w:val="5930FA34"/>
    <w:rsid w:val="594390BF"/>
    <w:rsid w:val="594A9FAC"/>
    <w:rsid w:val="594B86B8"/>
    <w:rsid w:val="594C16C0"/>
    <w:rsid w:val="5951BB32"/>
    <w:rsid w:val="5958EA7E"/>
    <w:rsid w:val="5961B5A8"/>
    <w:rsid w:val="596D46F7"/>
    <w:rsid w:val="5974765A"/>
    <w:rsid w:val="598052C6"/>
    <w:rsid w:val="59836167"/>
    <w:rsid w:val="598D0EC5"/>
    <w:rsid w:val="59964DD1"/>
    <w:rsid w:val="59A40AD7"/>
    <w:rsid w:val="59AA7CAE"/>
    <w:rsid w:val="59B6276D"/>
    <w:rsid w:val="59BF80C3"/>
    <w:rsid w:val="59D43B30"/>
    <w:rsid w:val="59DBBC30"/>
    <w:rsid w:val="59F03B9F"/>
    <w:rsid w:val="59F89229"/>
    <w:rsid w:val="5A016679"/>
    <w:rsid w:val="5A172629"/>
    <w:rsid w:val="5A23F98F"/>
    <w:rsid w:val="5A24154D"/>
    <w:rsid w:val="5A326721"/>
    <w:rsid w:val="5A346991"/>
    <w:rsid w:val="5A360642"/>
    <w:rsid w:val="5A37DE16"/>
    <w:rsid w:val="5A42D059"/>
    <w:rsid w:val="5A4EBF92"/>
    <w:rsid w:val="5A632434"/>
    <w:rsid w:val="5A7E05C2"/>
    <w:rsid w:val="5A8AD245"/>
    <w:rsid w:val="5A93781D"/>
    <w:rsid w:val="5A944266"/>
    <w:rsid w:val="5AA51896"/>
    <w:rsid w:val="5AA53401"/>
    <w:rsid w:val="5AA5F95B"/>
    <w:rsid w:val="5AA7FBE5"/>
    <w:rsid w:val="5AA80E54"/>
    <w:rsid w:val="5AB1F8BF"/>
    <w:rsid w:val="5AB43FD5"/>
    <w:rsid w:val="5AC0E149"/>
    <w:rsid w:val="5AC67778"/>
    <w:rsid w:val="5AC8E9D8"/>
    <w:rsid w:val="5AEA5FAD"/>
    <w:rsid w:val="5AF59F5C"/>
    <w:rsid w:val="5AF7964E"/>
    <w:rsid w:val="5B0042D9"/>
    <w:rsid w:val="5B0932D5"/>
    <w:rsid w:val="5B16BE89"/>
    <w:rsid w:val="5B16D9DF"/>
    <w:rsid w:val="5B178925"/>
    <w:rsid w:val="5B21C130"/>
    <w:rsid w:val="5B31B24A"/>
    <w:rsid w:val="5B38912E"/>
    <w:rsid w:val="5B38BAB3"/>
    <w:rsid w:val="5B468797"/>
    <w:rsid w:val="5B49416C"/>
    <w:rsid w:val="5B4B9FB1"/>
    <w:rsid w:val="5B52E3CC"/>
    <w:rsid w:val="5B5DA7C9"/>
    <w:rsid w:val="5B5DBDB9"/>
    <w:rsid w:val="5B61EFDB"/>
    <w:rsid w:val="5B743151"/>
    <w:rsid w:val="5B7AD67F"/>
    <w:rsid w:val="5B7FC389"/>
    <w:rsid w:val="5B8245CD"/>
    <w:rsid w:val="5B8EAF10"/>
    <w:rsid w:val="5B92250B"/>
    <w:rsid w:val="5B979E48"/>
    <w:rsid w:val="5BA67B1B"/>
    <w:rsid w:val="5BA8FED3"/>
    <w:rsid w:val="5BB14ECD"/>
    <w:rsid w:val="5BC54927"/>
    <w:rsid w:val="5BC69CDC"/>
    <w:rsid w:val="5BD2A56A"/>
    <w:rsid w:val="5BD4AD82"/>
    <w:rsid w:val="5BDBE4D2"/>
    <w:rsid w:val="5BDEFCDA"/>
    <w:rsid w:val="5BE75F80"/>
    <w:rsid w:val="5BF31FDD"/>
    <w:rsid w:val="5BF3A5E3"/>
    <w:rsid w:val="5C064260"/>
    <w:rsid w:val="5C0A4B91"/>
    <w:rsid w:val="5C17F26F"/>
    <w:rsid w:val="5C1A4469"/>
    <w:rsid w:val="5C3231E3"/>
    <w:rsid w:val="5C4493CC"/>
    <w:rsid w:val="5C4F4F25"/>
    <w:rsid w:val="5C4FDABA"/>
    <w:rsid w:val="5C55D1B5"/>
    <w:rsid w:val="5C57231E"/>
    <w:rsid w:val="5C619A55"/>
    <w:rsid w:val="5C66A0FC"/>
    <w:rsid w:val="5C71B230"/>
    <w:rsid w:val="5C80434D"/>
    <w:rsid w:val="5C81266D"/>
    <w:rsid w:val="5C875823"/>
    <w:rsid w:val="5C89B508"/>
    <w:rsid w:val="5C8BE378"/>
    <w:rsid w:val="5C8E16BD"/>
    <w:rsid w:val="5C98C3EB"/>
    <w:rsid w:val="5CA8F7A4"/>
    <w:rsid w:val="5CB9B27D"/>
    <w:rsid w:val="5CBC105A"/>
    <w:rsid w:val="5CBE79CC"/>
    <w:rsid w:val="5CBFA62B"/>
    <w:rsid w:val="5CC3C2D8"/>
    <w:rsid w:val="5CCE3401"/>
    <w:rsid w:val="5CD7FA43"/>
    <w:rsid w:val="5CD817B5"/>
    <w:rsid w:val="5CDBC222"/>
    <w:rsid w:val="5CE92936"/>
    <w:rsid w:val="5CEF4692"/>
    <w:rsid w:val="5CF697B6"/>
    <w:rsid w:val="5CF715A1"/>
    <w:rsid w:val="5CF76E2A"/>
    <w:rsid w:val="5CFA3610"/>
    <w:rsid w:val="5CFDAD4A"/>
    <w:rsid w:val="5D0797B7"/>
    <w:rsid w:val="5D0B0984"/>
    <w:rsid w:val="5D0F50C2"/>
    <w:rsid w:val="5D10C673"/>
    <w:rsid w:val="5D1FB3B9"/>
    <w:rsid w:val="5D21DA44"/>
    <w:rsid w:val="5D2339B4"/>
    <w:rsid w:val="5D24D2E9"/>
    <w:rsid w:val="5D380D29"/>
    <w:rsid w:val="5D3DFB53"/>
    <w:rsid w:val="5D3E0F66"/>
    <w:rsid w:val="5D578857"/>
    <w:rsid w:val="5D596F42"/>
    <w:rsid w:val="5D5C4600"/>
    <w:rsid w:val="5D6A0169"/>
    <w:rsid w:val="5D71407B"/>
    <w:rsid w:val="5D7E70F8"/>
    <w:rsid w:val="5D7F0527"/>
    <w:rsid w:val="5D7F9726"/>
    <w:rsid w:val="5D7FADA2"/>
    <w:rsid w:val="5D80E544"/>
    <w:rsid w:val="5D8656A0"/>
    <w:rsid w:val="5D86EE22"/>
    <w:rsid w:val="5D888337"/>
    <w:rsid w:val="5D8A8E39"/>
    <w:rsid w:val="5D8F1FB2"/>
    <w:rsid w:val="5D97FD59"/>
    <w:rsid w:val="5D983ECF"/>
    <w:rsid w:val="5D9E2B99"/>
    <w:rsid w:val="5DA4F921"/>
    <w:rsid w:val="5DA65B3D"/>
    <w:rsid w:val="5DAA52E8"/>
    <w:rsid w:val="5DB82422"/>
    <w:rsid w:val="5DC0C5C7"/>
    <w:rsid w:val="5DC6A4C0"/>
    <w:rsid w:val="5DD56496"/>
    <w:rsid w:val="5DD5AD95"/>
    <w:rsid w:val="5DDE9AD8"/>
    <w:rsid w:val="5DDEC910"/>
    <w:rsid w:val="5DDF6252"/>
    <w:rsid w:val="5DE4FA4F"/>
    <w:rsid w:val="5DF6FFE3"/>
    <w:rsid w:val="5DF8E48C"/>
    <w:rsid w:val="5DF99F30"/>
    <w:rsid w:val="5E033DD0"/>
    <w:rsid w:val="5E0E0541"/>
    <w:rsid w:val="5E122270"/>
    <w:rsid w:val="5E1A8E56"/>
    <w:rsid w:val="5E1AA484"/>
    <w:rsid w:val="5E1BD801"/>
    <w:rsid w:val="5E1C0547"/>
    <w:rsid w:val="5E2082A3"/>
    <w:rsid w:val="5E23B31D"/>
    <w:rsid w:val="5E3051ED"/>
    <w:rsid w:val="5E419401"/>
    <w:rsid w:val="5E420889"/>
    <w:rsid w:val="5E4686CA"/>
    <w:rsid w:val="5E53E8C9"/>
    <w:rsid w:val="5E586625"/>
    <w:rsid w:val="5E5FB98A"/>
    <w:rsid w:val="5E61CA9C"/>
    <w:rsid w:val="5E67FF7C"/>
    <w:rsid w:val="5E6EC531"/>
    <w:rsid w:val="5E72DE1C"/>
    <w:rsid w:val="5E7F0696"/>
    <w:rsid w:val="5E88B686"/>
    <w:rsid w:val="5E88C8DD"/>
    <w:rsid w:val="5E93E221"/>
    <w:rsid w:val="5E99D09F"/>
    <w:rsid w:val="5E9D8123"/>
    <w:rsid w:val="5EAABE67"/>
    <w:rsid w:val="5EB1C5E3"/>
    <w:rsid w:val="5EB38F6E"/>
    <w:rsid w:val="5EB767A8"/>
    <w:rsid w:val="5ED003A1"/>
    <w:rsid w:val="5ED19A79"/>
    <w:rsid w:val="5ED2C969"/>
    <w:rsid w:val="5EDE5E6F"/>
    <w:rsid w:val="5EDF8178"/>
    <w:rsid w:val="5EE5A9B6"/>
    <w:rsid w:val="5EE6FBAE"/>
    <w:rsid w:val="5EEAB656"/>
    <w:rsid w:val="5EEFE242"/>
    <w:rsid w:val="5EF13870"/>
    <w:rsid w:val="5EF5B3A1"/>
    <w:rsid w:val="5EF8EB87"/>
    <w:rsid w:val="5EFA0FBF"/>
    <w:rsid w:val="5EFEADE3"/>
    <w:rsid w:val="5F0B6109"/>
    <w:rsid w:val="5F15EF58"/>
    <w:rsid w:val="5F16D307"/>
    <w:rsid w:val="5F1ACA7E"/>
    <w:rsid w:val="5F1FC5A4"/>
    <w:rsid w:val="5F35ACEF"/>
    <w:rsid w:val="5F3BCF5C"/>
    <w:rsid w:val="5F42E39A"/>
    <w:rsid w:val="5F4CE44E"/>
    <w:rsid w:val="5F58ED0E"/>
    <w:rsid w:val="5F5F9A35"/>
    <w:rsid w:val="5F60C31D"/>
    <w:rsid w:val="5F6625FA"/>
    <w:rsid w:val="5F72ABEB"/>
    <w:rsid w:val="5F85F6F7"/>
    <w:rsid w:val="5F8C0222"/>
    <w:rsid w:val="5F9069C5"/>
    <w:rsid w:val="5F9E3345"/>
    <w:rsid w:val="5F9EBBF2"/>
    <w:rsid w:val="5FA74428"/>
    <w:rsid w:val="5FAC23FC"/>
    <w:rsid w:val="5FBF7066"/>
    <w:rsid w:val="5FD38205"/>
    <w:rsid w:val="5FD68218"/>
    <w:rsid w:val="5FD7A641"/>
    <w:rsid w:val="5FE29C37"/>
    <w:rsid w:val="5FEA1983"/>
    <w:rsid w:val="5FEDD0E2"/>
    <w:rsid w:val="5FF6E09E"/>
    <w:rsid w:val="5FFBFF94"/>
    <w:rsid w:val="5FFF06E7"/>
    <w:rsid w:val="6002FDC0"/>
    <w:rsid w:val="60041B2F"/>
    <w:rsid w:val="600453F7"/>
    <w:rsid w:val="6004A3C3"/>
    <w:rsid w:val="6005236D"/>
    <w:rsid w:val="60090231"/>
    <w:rsid w:val="600B4126"/>
    <w:rsid w:val="600C88C6"/>
    <w:rsid w:val="6013CFD3"/>
    <w:rsid w:val="6015AA7F"/>
    <w:rsid w:val="6021E0D3"/>
    <w:rsid w:val="60226358"/>
    <w:rsid w:val="60229D7D"/>
    <w:rsid w:val="60242BDF"/>
    <w:rsid w:val="6030407F"/>
    <w:rsid w:val="60342E2F"/>
    <w:rsid w:val="6035DBB1"/>
    <w:rsid w:val="603BCF39"/>
    <w:rsid w:val="6045B402"/>
    <w:rsid w:val="604E5BE5"/>
    <w:rsid w:val="60513A70"/>
    <w:rsid w:val="6062848C"/>
    <w:rsid w:val="606BAA67"/>
    <w:rsid w:val="6078D8A2"/>
    <w:rsid w:val="607A5F2A"/>
    <w:rsid w:val="607A8F9C"/>
    <w:rsid w:val="607B5DC0"/>
    <w:rsid w:val="607D5CBC"/>
    <w:rsid w:val="607FFBDF"/>
    <w:rsid w:val="60802737"/>
    <w:rsid w:val="6089757C"/>
    <w:rsid w:val="6092B4EE"/>
    <w:rsid w:val="6096212B"/>
    <w:rsid w:val="60990EDD"/>
    <w:rsid w:val="60A234F0"/>
    <w:rsid w:val="60B0159B"/>
    <w:rsid w:val="60B2A368"/>
    <w:rsid w:val="60B926AB"/>
    <w:rsid w:val="60C3711F"/>
    <w:rsid w:val="60C648A0"/>
    <w:rsid w:val="60D4A2E0"/>
    <w:rsid w:val="60D56C92"/>
    <w:rsid w:val="60E1A04F"/>
    <w:rsid w:val="60F4FAD8"/>
    <w:rsid w:val="60FD58AB"/>
    <w:rsid w:val="61082772"/>
    <w:rsid w:val="610C2076"/>
    <w:rsid w:val="611E6528"/>
    <w:rsid w:val="612048BC"/>
    <w:rsid w:val="6124DE0E"/>
    <w:rsid w:val="612E71B7"/>
    <w:rsid w:val="61342187"/>
    <w:rsid w:val="613E460C"/>
    <w:rsid w:val="61419F9D"/>
    <w:rsid w:val="614751F1"/>
    <w:rsid w:val="6157D4E9"/>
    <w:rsid w:val="61664D39"/>
    <w:rsid w:val="616C6DDC"/>
    <w:rsid w:val="616EF1E4"/>
    <w:rsid w:val="6175678C"/>
    <w:rsid w:val="61967D0F"/>
    <w:rsid w:val="61974E11"/>
    <w:rsid w:val="6199CD21"/>
    <w:rsid w:val="61A18456"/>
    <w:rsid w:val="61A25483"/>
    <w:rsid w:val="61A2EB80"/>
    <w:rsid w:val="61A6B1AB"/>
    <w:rsid w:val="61ABAE14"/>
    <w:rsid w:val="61B057A3"/>
    <w:rsid w:val="61B057B0"/>
    <w:rsid w:val="61B4ECBF"/>
    <w:rsid w:val="61BA4D75"/>
    <w:rsid w:val="61BE7B5A"/>
    <w:rsid w:val="61CA4A4B"/>
    <w:rsid w:val="61CAAF4E"/>
    <w:rsid w:val="61CFB161"/>
    <w:rsid w:val="61D428E0"/>
    <w:rsid w:val="61E15141"/>
    <w:rsid w:val="61F6C061"/>
    <w:rsid w:val="6221D535"/>
    <w:rsid w:val="623AFC80"/>
    <w:rsid w:val="624632ED"/>
    <w:rsid w:val="624970EA"/>
    <w:rsid w:val="624ABC24"/>
    <w:rsid w:val="624E739D"/>
    <w:rsid w:val="625143F4"/>
    <w:rsid w:val="625481D8"/>
    <w:rsid w:val="6258131A"/>
    <w:rsid w:val="625DD96A"/>
    <w:rsid w:val="62904A8B"/>
    <w:rsid w:val="629ADD57"/>
    <w:rsid w:val="629F2E59"/>
    <w:rsid w:val="62A75E5C"/>
    <w:rsid w:val="62B44B71"/>
    <w:rsid w:val="62C4B38E"/>
    <w:rsid w:val="62C65ECC"/>
    <w:rsid w:val="62D468A9"/>
    <w:rsid w:val="62D77D1E"/>
    <w:rsid w:val="62DB78AA"/>
    <w:rsid w:val="62E222C6"/>
    <w:rsid w:val="62E6322D"/>
    <w:rsid w:val="62EC4F3F"/>
    <w:rsid w:val="62ED850B"/>
    <w:rsid w:val="630CEA1E"/>
    <w:rsid w:val="6317D904"/>
    <w:rsid w:val="6320DDDA"/>
    <w:rsid w:val="63238E99"/>
    <w:rsid w:val="632EE84B"/>
    <w:rsid w:val="633267EF"/>
    <w:rsid w:val="6338711F"/>
    <w:rsid w:val="633AD689"/>
    <w:rsid w:val="6341753C"/>
    <w:rsid w:val="63482D4E"/>
    <w:rsid w:val="634ADE70"/>
    <w:rsid w:val="634C56C8"/>
    <w:rsid w:val="634DD424"/>
    <w:rsid w:val="635F8B61"/>
    <w:rsid w:val="63606F8A"/>
    <w:rsid w:val="6366B251"/>
    <w:rsid w:val="636CE6B4"/>
    <w:rsid w:val="637D2CA3"/>
    <w:rsid w:val="6380E555"/>
    <w:rsid w:val="6386593D"/>
    <w:rsid w:val="63918E3F"/>
    <w:rsid w:val="6398176A"/>
    <w:rsid w:val="639D1FFB"/>
    <w:rsid w:val="63A1B69C"/>
    <w:rsid w:val="63A811DE"/>
    <w:rsid w:val="63AD05D7"/>
    <w:rsid w:val="63AD6510"/>
    <w:rsid w:val="63ADF87C"/>
    <w:rsid w:val="63AEF917"/>
    <w:rsid w:val="63B2CCFF"/>
    <w:rsid w:val="63BB774A"/>
    <w:rsid w:val="63BC2AFD"/>
    <w:rsid w:val="63C6525A"/>
    <w:rsid w:val="63C87D69"/>
    <w:rsid w:val="63CDAEE3"/>
    <w:rsid w:val="63D46E45"/>
    <w:rsid w:val="63DB5E75"/>
    <w:rsid w:val="63E53D86"/>
    <w:rsid w:val="63E7BD09"/>
    <w:rsid w:val="63EA442A"/>
    <w:rsid w:val="63F2AF30"/>
    <w:rsid w:val="63F4B2AF"/>
    <w:rsid w:val="63F554FF"/>
    <w:rsid w:val="63F6E2E5"/>
    <w:rsid w:val="64006774"/>
    <w:rsid w:val="640568B3"/>
    <w:rsid w:val="64057A52"/>
    <w:rsid w:val="6418B715"/>
    <w:rsid w:val="641AF7FF"/>
    <w:rsid w:val="641BADF9"/>
    <w:rsid w:val="64258A6B"/>
    <w:rsid w:val="64286F1C"/>
    <w:rsid w:val="642953A9"/>
    <w:rsid w:val="64338A8A"/>
    <w:rsid w:val="6433A821"/>
    <w:rsid w:val="6433B6B2"/>
    <w:rsid w:val="643BB2A9"/>
    <w:rsid w:val="6446C21B"/>
    <w:rsid w:val="6448F7C7"/>
    <w:rsid w:val="644F76EA"/>
    <w:rsid w:val="645AFF59"/>
    <w:rsid w:val="645B33FA"/>
    <w:rsid w:val="645C13A2"/>
    <w:rsid w:val="645DEC3E"/>
    <w:rsid w:val="646C16F5"/>
    <w:rsid w:val="646C1F89"/>
    <w:rsid w:val="64785653"/>
    <w:rsid w:val="648450EB"/>
    <w:rsid w:val="6485F895"/>
    <w:rsid w:val="64A759A9"/>
    <w:rsid w:val="64A7FA7A"/>
    <w:rsid w:val="64B87861"/>
    <w:rsid w:val="64B8A279"/>
    <w:rsid w:val="64C20BE5"/>
    <w:rsid w:val="64CAECCF"/>
    <w:rsid w:val="64CDA271"/>
    <w:rsid w:val="64D39BD6"/>
    <w:rsid w:val="64D6FA70"/>
    <w:rsid w:val="64DA1DE8"/>
    <w:rsid w:val="64DD53F8"/>
    <w:rsid w:val="64E1315C"/>
    <w:rsid w:val="64E725A9"/>
    <w:rsid w:val="64E8A24D"/>
    <w:rsid w:val="64ECD546"/>
    <w:rsid w:val="64EFE841"/>
    <w:rsid w:val="64FA0976"/>
    <w:rsid w:val="65106CF6"/>
    <w:rsid w:val="652A5FFC"/>
    <w:rsid w:val="652A9181"/>
    <w:rsid w:val="652A9652"/>
    <w:rsid w:val="6540165D"/>
    <w:rsid w:val="6542322B"/>
    <w:rsid w:val="65453194"/>
    <w:rsid w:val="655011B7"/>
    <w:rsid w:val="655303EE"/>
    <w:rsid w:val="65591CBC"/>
    <w:rsid w:val="6561DABA"/>
    <w:rsid w:val="656202C4"/>
    <w:rsid w:val="656C3C81"/>
    <w:rsid w:val="658E18D6"/>
    <w:rsid w:val="658EB02B"/>
    <w:rsid w:val="6591311E"/>
    <w:rsid w:val="65919724"/>
    <w:rsid w:val="6591A7BF"/>
    <w:rsid w:val="65A1657B"/>
    <w:rsid w:val="65A67C8F"/>
    <w:rsid w:val="65A6F9B3"/>
    <w:rsid w:val="65BA6A31"/>
    <w:rsid w:val="65BAF9DE"/>
    <w:rsid w:val="65C319EC"/>
    <w:rsid w:val="65CA7D05"/>
    <w:rsid w:val="65D7ED41"/>
    <w:rsid w:val="65E6C74F"/>
    <w:rsid w:val="65F04AB0"/>
    <w:rsid w:val="65F4D6AE"/>
    <w:rsid w:val="65F5CA71"/>
    <w:rsid w:val="65F72FE5"/>
    <w:rsid w:val="65FAD7BF"/>
    <w:rsid w:val="660D40DB"/>
    <w:rsid w:val="661D7AE7"/>
    <w:rsid w:val="661FC332"/>
    <w:rsid w:val="6635B19B"/>
    <w:rsid w:val="6662FA57"/>
    <w:rsid w:val="6674B810"/>
    <w:rsid w:val="6678341E"/>
    <w:rsid w:val="668EF403"/>
    <w:rsid w:val="66964B5E"/>
    <w:rsid w:val="66A60537"/>
    <w:rsid w:val="66A8805C"/>
    <w:rsid w:val="66AD1393"/>
    <w:rsid w:val="66ADF936"/>
    <w:rsid w:val="66B4A4AF"/>
    <w:rsid w:val="66B5CA89"/>
    <w:rsid w:val="66C02858"/>
    <w:rsid w:val="66C1ED89"/>
    <w:rsid w:val="66CF0F8C"/>
    <w:rsid w:val="66D3EF3C"/>
    <w:rsid w:val="66EC7044"/>
    <w:rsid w:val="66EDCFBE"/>
    <w:rsid w:val="66F0DB92"/>
    <w:rsid w:val="66F65078"/>
    <w:rsid w:val="66FD8681"/>
    <w:rsid w:val="6700D0FD"/>
    <w:rsid w:val="6701E6CF"/>
    <w:rsid w:val="671FD24D"/>
    <w:rsid w:val="67291E52"/>
    <w:rsid w:val="672AEA23"/>
    <w:rsid w:val="672CF5C1"/>
    <w:rsid w:val="6751D54F"/>
    <w:rsid w:val="6754BFC6"/>
    <w:rsid w:val="6763D7D1"/>
    <w:rsid w:val="676B5DF3"/>
    <w:rsid w:val="67709F6C"/>
    <w:rsid w:val="6773A4E7"/>
    <w:rsid w:val="6780D097"/>
    <w:rsid w:val="67873813"/>
    <w:rsid w:val="6788B55F"/>
    <w:rsid w:val="678C4090"/>
    <w:rsid w:val="678D97DE"/>
    <w:rsid w:val="678E4CC8"/>
    <w:rsid w:val="6793F7EF"/>
    <w:rsid w:val="67B7951F"/>
    <w:rsid w:val="67BE223D"/>
    <w:rsid w:val="67CC3AA2"/>
    <w:rsid w:val="67D55BEC"/>
    <w:rsid w:val="67D9525E"/>
    <w:rsid w:val="67E08D17"/>
    <w:rsid w:val="67F049B6"/>
    <w:rsid w:val="67F08608"/>
    <w:rsid w:val="67F4848C"/>
    <w:rsid w:val="67F5E4D9"/>
    <w:rsid w:val="68013022"/>
    <w:rsid w:val="6802207E"/>
    <w:rsid w:val="6812CAF7"/>
    <w:rsid w:val="6816A3CF"/>
    <w:rsid w:val="68193738"/>
    <w:rsid w:val="681C2B22"/>
    <w:rsid w:val="6821755C"/>
    <w:rsid w:val="6829ED3B"/>
    <w:rsid w:val="683801E0"/>
    <w:rsid w:val="6838C096"/>
    <w:rsid w:val="68507510"/>
    <w:rsid w:val="685372E8"/>
    <w:rsid w:val="685C56BF"/>
    <w:rsid w:val="68611032"/>
    <w:rsid w:val="686DC02A"/>
    <w:rsid w:val="68713714"/>
    <w:rsid w:val="68795B30"/>
    <w:rsid w:val="688209DE"/>
    <w:rsid w:val="6885C4BF"/>
    <w:rsid w:val="689AB9AE"/>
    <w:rsid w:val="689D217E"/>
    <w:rsid w:val="68A31EB8"/>
    <w:rsid w:val="68A53B8C"/>
    <w:rsid w:val="68ABA65E"/>
    <w:rsid w:val="68B45C99"/>
    <w:rsid w:val="68B8D950"/>
    <w:rsid w:val="68BE9164"/>
    <w:rsid w:val="68CCE3E3"/>
    <w:rsid w:val="68D5283C"/>
    <w:rsid w:val="68D75955"/>
    <w:rsid w:val="68E2EC60"/>
    <w:rsid w:val="68E5C918"/>
    <w:rsid w:val="68EB0911"/>
    <w:rsid w:val="68ECC09E"/>
    <w:rsid w:val="68EF7721"/>
    <w:rsid w:val="68F34B5A"/>
    <w:rsid w:val="68FF981D"/>
    <w:rsid w:val="690A3A9D"/>
    <w:rsid w:val="690EA1B3"/>
    <w:rsid w:val="6913A3D1"/>
    <w:rsid w:val="6914300D"/>
    <w:rsid w:val="6914CC31"/>
    <w:rsid w:val="691D9662"/>
    <w:rsid w:val="691FF01B"/>
    <w:rsid w:val="692F8F60"/>
    <w:rsid w:val="69423012"/>
    <w:rsid w:val="69437015"/>
    <w:rsid w:val="6955D7F1"/>
    <w:rsid w:val="6962C414"/>
    <w:rsid w:val="6962F665"/>
    <w:rsid w:val="69803031"/>
    <w:rsid w:val="6983CEF3"/>
    <w:rsid w:val="69890F8F"/>
    <w:rsid w:val="6990BA03"/>
    <w:rsid w:val="69912A21"/>
    <w:rsid w:val="69939B80"/>
    <w:rsid w:val="6994D99D"/>
    <w:rsid w:val="699832C0"/>
    <w:rsid w:val="699C9160"/>
    <w:rsid w:val="69A2A5DF"/>
    <w:rsid w:val="69A5D9EC"/>
    <w:rsid w:val="69B71A0A"/>
    <w:rsid w:val="69BFF2D5"/>
    <w:rsid w:val="69C28747"/>
    <w:rsid w:val="69C6536B"/>
    <w:rsid w:val="69D21CEE"/>
    <w:rsid w:val="69DBB6FB"/>
    <w:rsid w:val="69DC6323"/>
    <w:rsid w:val="69E92F01"/>
    <w:rsid w:val="69F0910B"/>
    <w:rsid w:val="69F35103"/>
    <w:rsid w:val="69FA5CBB"/>
    <w:rsid w:val="6A086079"/>
    <w:rsid w:val="6A0DD827"/>
    <w:rsid w:val="6A0ED68A"/>
    <w:rsid w:val="6A0EF75B"/>
    <w:rsid w:val="6A1C8A5B"/>
    <w:rsid w:val="6A1D1F2A"/>
    <w:rsid w:val="6A25ADBA"/>
    <w:rsid w:val="6A338DB5"/>
    <w:rsid w:val="6A368419"/>
    <w:rsid w:val="6A3998B9"/>
    <w:rsid w:val="6A3A81FD"/>
    <w:rsid w:val="6A425BFA"/>
    <w:rsid w:val="6A4C1FA6"/>
    <w:rsid w:val="6A4CEF58"/>
    <w:rsid w:val="6A58343E"/>
    <w:rsid w:val="6A5985AE"/>
    <w:rsid w:val="6A5C9D13"/>
    <w:rsid w:val="6A5D5131"/>
    <w:rsid w:val="6A675B19"/>
    <w:rsid w:val="6A6B7CF1"/>
    <w:rsid w:val="6A7620B8"/>
    <w:rsid w:val="6A792A07"/>
    <w:rsid w:val="6A8F4EAF"/>
    <w:rsid w:val="6A9188BF"/>
    <w:rsid w:val="6A9375C1"/>
    <w:rsid w:val="6A962640"/>
    <w:rsid w:val="6AA85239"/>
    <w:rsid w:val="6AB389B5"/>
    <w:rsid w:val="6AB530D4"/>
    <w:rsid w:val="6ABAD680"/>
    <w:rsid w:val="6AC06664"/>
    <w:rsid w:val="6ADA6F86"/>
    <w:rsid w:val="6AE5775B"/>
    <w:rsid w:val="6AF2C1B6"/>
    <w:rsid w:val="6AFFCFF4"/>
    <w:rsid w:val="6B046280"/>
    <w:rsid w:val="6B107DEB"/>
    <w:rsid w:val="6B173584"/>
    <w:rsid w:val="6B1D04FE"/>
    <w:rsid w:val="6B1EF564"/>
    <w:rsid w:val="6B254592"/>
    <w:rsid w:val="6B2C32BE"/>
    <w:rsid w:val="6B2DF19F"/>
    <w:rsid w:val="6B38AB49"/>
    <w:rsid w:val="6B3F3CBE"/>
    <w:rsid w:val="6B4DE61F"/>
    <w:rsid w:val="6B58083F"/>
    <w:rsid w:val="6B68BED5"/>
    <w:rsid w:val="6B80389E"/>
    <w:rsid w:val="6B98C91D"/>
    <w:rsid w:val="6BA21484"/>
    <w:rsid w:val="6BA40216"/>
    <w:rsid w:val="6BADB509"/>
    <w:rsid w:val="6BBF0538"/>
    <w:rsid w:val="6BBF92DC"/>
    <w:rsid w:val="6BC371F8"/>
    <w:rsid w:val="6BCDAAC4"/>
    <w:rsid w:val="6BE8C76E"/>
    <w:rsid w:val="6BE8F07E"/>
    <w:rsid w:val="6BEE0BD9"/>
    <w:rsid w:val="6BF0483C"/>
    <w:rsid w:val="6BF133BB"/>
    <w:rsid w:val="6BFFC004"/>
    <w:rsid w:val="6C0C55A2"/>
    <w:rsid w:val="6C101447"/>
    <w:rsid w:val="6C205D98"/>
    <w:rsid w:val="6C27B54F"/>
    <w:rsid w:val="6C27E57C"/>
    <w:rsid w:val="6C287BA8"/>
    <w:rsid w:val="6C2BC1B6"/>
    <w:rsid w:val="6C2C4228"/>
    <w:rsid w:val="6C3700D7"/>
    <w:rsid w:val="6C3B55DB"/>
    <w:rsid w:val="6C3CC253"/>
    <w:rsid w:val="6C408C22"/>
    <w:rsid w:val="6C45DFD2"/>
    <w:rsid w:val="6C4FA0C2"/>
    <w:rsid w:val="6C54F34A"/>
    <w:rsid w:val="6C690555"/>
    <w:rsid w:val="6C75A9C9"/>
    <w:rsid w:val="6C78FB9C"/>
    <w:rsid w:val="6C79C7A2"/>
    <w:rsid w:val="6C7D030D"/>
    <w:rsid w:val="6C885F36"/>
    <w:rsid w:val="6C8F2404"/>
    <w:rsid w:val="6C920292"/>
    <w:rsid w:val="6C9A753F"/>
    <w:rsid w:val="6CA06773"/>
    <w:rsid w:val="6CB6B77A"/>
    <w:rsid w:val="6CC08517"/>
    <w:rsid w:val="6CC7465D"/>
    <w:rsid w:val="6CCB529D"/>
    <w:rsid w:val="6CD7A2D8"/>
    <w:rsid w:val="6CDFE9FF"/>
    <w:rsid w:val="6CE1836F"/>
    <w:rsid w:val="6CE3BCF1"/>
    <w:rsid w:val="6CE658C0"/>
    <w:rsid w:val="6CF89F0A"/>
    <w:rsid w:val="6D16C7A4"/>
    <w:rsid w:val="6D211142"/>
    <w:rsid w:val="6D292A01"/>
    <w:rsid w:val="6D34E547"/>
    <w:rsid w:val="6D381FBE"/>
    <w:rsid w:val="6D3F7A6D"/>
    <w:rsid w:val="6D3F7FAF"/>
    <w:rsid w:val="6D4052D2"/>
    <w:rsid w:val="6D40D554"/>
    <w:rsid w:val="6D4B2842"/>
    <w:rsid w:val="6D4F79B7"/>
    <w:rsid w:val="6D4FDE61"/>
    <w:rsid w:val="6D57BA75"/>
    <w:rsid w:val="6D57D5AE"/>
    <w:rsid w:val="6D5DAEC2"/>
    <w:rsid w:val="6D60CC51"/>
    <w:rsid w:val="6D610295"/>
    <w:rsid w:val="6D65F019"/>
    <w:rsid w:val="6D698C25"/>
    <w:rsid w:val="6D762D99"/>
    <w:rsid w:val="6D769AE4"/>
    <w:rsid w:val="6D82650B"/>
    <w:rsid w:val="6D8D9961"/>
    <w:rsid w:val="6D910538"/>
    <w:rsid w:val="6D9D15ED"/>
    <w:rsid w:val="6DA6931C"/>
    <w:rsid w:val="6DA7347C"/>
    <w:rsid w:val="6DB3F81B"/>
    <w:rsid w:val="6DB43183"/>
    <w:rsid w:val="6DBDD4A3"/>
    <w:rsid w:val="6DBE1524"/>
    <w:rsid w:val="6DC30A71"/>
    <w:rsid w:val="6DCF61DA"/>
    <w:rsid w:val="6DD775D3"/>
    <w:rsid w:val="6DDA3FEE"/>
    <w:rsid w:val="6DE11E33"/>
    <w:rsid w:val="6DEC36D2"/>
    <w:rsid w:val="6DF043F1"/>
    <w:rsid w:val="6DF7600D"/>
    <w:rsid w:val="6DFBDA15"/>
    <w:rsid w:val="6E0890B2"/>
    <w:rsid w:val="6E2391B5"/>
    <w:rsid w:val="6E30154A"/>
    <w:rsid w:val="6E31C46A"/>
    <w:rsid w:val="6E4ED27C"/>
    <w:rsid w:val="6E527264"/>
    <w:rsid w:val="6E5AD078"/>
    <w:rsid w:val="6E608125"/>
    <w:rsid w:val="6E6934D1"/>
    <w:rsid w:val="6E6BA234"/>
    <w:rsid w:val="6E6FC717"/>
    <w:rsid w:val="6E71EA69"/>
    <w:rsid w:val="6E71EF17"/>
    <w:rsid w:val="6E75B25B"/>
    <w:rsid w:val="6E768361"/>
    <w:rsid w:val="6E825BF2"/>
    <w:rsid w:val="6E869F69"/>
    <w:rsid w:val="6E9180A6"/>
    <w:rsid w:val="6E91F86B"/>
    <w:rsid w:val="6E96EE5E"/>
    <w:rsid w:val="6E9E1ED9"/>
    <w:rsid w:val="6EB52895"/>
    <w:rsid w:val="6EBDD680"/>
    <w:rsid w:val="6EBFF20C"/>
    <w:rsid w:val="6EC4A41F"/>
    <w:rsid w:val="6EC80985"/>
    <w:rsid w:val="6ECB1FD2"/>
    <w:rsid w:val="6ECC3812"/>
    <w:rsid w:val="6EE4DFB5"/>
    <w:rsid w:val="6EF1F3BF"/>
    <w:rsid w:val="6F019D15"/>
    <w:rsid w:val="6F053D6D"/>
    <w:rsid w:val="6F0B0BFE"/>
    <w:rsid w:val="6F0CA68C"/>
    <w:rsid w:val="6F12C2E8"/>
    <w:rsid w:val="6F2B9B05"/>
    <w:rsid w:val="6F36837F"/>
    <w:rsid w:val="6F374E28"/>
    <w:rsid w:val="6F384F64"/>
    <w:rsid w:val="6F3C8D8C"/>
    <w:rsid w:val="6F408776"/>
    <w:rsid w:val="6F465C95"/>
    <w:rsid w:val="6F49427D"/>
    <w:rsid w:val="6F513003"/>
    <w:rsid w:val="6F5959F7"/>
    <w:rsid w:val="6F5A116C"/>
    <w:rsid w:val="6F6D29F7"/>
    <w:rsid w:val="6F755B4A"/>
    <w:rsid w:val="6F75EAC8"/>
    <w:rsid w:val="6F768423"/>
    <w:rsid w:val="6F78B93D"/>
    <w:rsid w:val="6F7AED8E"/>
    <w:rsid w:val="6F83CB2D"/>
    <w:rsid w:val="6F877DBA"/>
    <w:rsid w:val="6F88F7EB"/>
    <w:rsid w:val="6F8E381A"/>
    <w:rsid w:val="6F8F0263"/>
    <w:rsid w:val="6F9123BD"/>
    <w:rsid w:val="6F9403FB"/>
    <w:rsid w:val="6F9F8BBD"/>
    <w:rsid w:val="6FA0A617"/>
    <w:rsid w:val="6FAB55DE"/>
    <w:rsid w:val="6FAD1D81"/>
    <w:rsid w:val="6FAD5C0B"/>
    <w:rsid w:val="6FB4A3CF"/>
    <w:rsid w:val="6FB4AD82"/>
    <w:rsid w:val="6FB9B870"/>
    <w:rsid w:val="6FBA0056"/>
    <w:rsid w:val="6FBE7824"/>
    <w:rsid w:val="6FBF5A6A"/>
    <w:rsid w:val="6FCBD9E0"/>
    <w:rsid w:val="6FCF97A1"/>
    <w:rsid w:val="6FD22D40"/>
    <w:rsid w:val="6FD865FE"/>
    <w:rsid w:val="6FDA3C1B"/>
    <w:rsid w:val="6FDBCFB2"/>
    <w:rsid w:val="6FDF32FD"/>
    <w:rsid w:val="6FE46E16"/>
    <w:rsid w:val="6FE4C501"/>
    <w:rsid w:val="6FEA1F78"/>
    <w:rsid w:val="6FEB087F"/>
    <w:rsid w:val="6FFD3F75"/>
    <w:rsid w:val="6FFE9EC7"/>
    <w:rsid w:val="7003057D"/>
    <w:rsid w:val="7003EBA3"/>
    <w:rsid w:val="70064065"/>
    <w:rsid w:val="700E783B"/>
    <w:rsid w:val="70150FDD"/>
    <w:rsid w:val="7028F4A1"/>
    <w:rsid w:val="7034106D"/>
    <w:rsid w:val="70356F5B"/>
    <w:rsid w:val="703B3DD0"/>
    <w:rsid w:val="70453000"/>
    <w:rsid w:val="705001FE"/>
    <w:rsid w:val="7055A6E2"/>
    <w:rsid w:val="70626C96"/>
    <w:rsid w:val="7063C664"/>
    <w:rsid w:val="706E16D6"/>
    <w:rsid w:val="707F2932"/>
    <w:rsid w:val="709491C3"/>
    <w:rsid w:val="70A84BAB"/>
    <w:rsid w:val="70AAF321"/>
    <w:rsid w:val="70B2973E"/>
    <w:rsid w:val="70BBED1D"/>
    <w:rsid w:val="70C07342"/>
    <w:rsid w:val="70C10A51"/>
    <w:rsid w:val="70CD8508"/>
    <w:rsid w:val="70D1C745"/>
    <w:rsid w:val="70D4B0C5"/>
    <w:rsid w:val="70DE5570"/>
    <w:rsid w:val="70EBC3EB"/>
    <w:rsid w:val="70F59550"/>
    <w:rsid w:val="70F5E1CD"/>
    <w:rsid w:val="70FAAB33"/>
    <w:rsid w:val="71021FD0"/>
    <w:rsid w:val="71121655"/>
    <w:rsid w:val="7118B62D"/>
    <w:rsid w:val="711AFFFA"/>
    <w:rsid w:val="711EB195"/>
    <w:rsid w:val="7121ECA5"/>
    <w:rsid w:val="71259656"/>
    <w:rsid w:val="7125E24D"/>
    <w:rsid w:val="712A38F3"/>
    <w:rsid w:val="71408106"/>
    <w:rsid w:val="7142F372"/>
    <w:rsid w:val="7145A766"/>
    <w:rsid w:val="714F9027"/>
    <w:rsid w:val="715726C2"/>
    <w:rsid w:val="715C6273"/>
    <w:rsid w:val="7172772C"/>
    <w:rsid w:val="717E6944"/>
    <w:rsid w:val="7182D9AA"/>
    <w:rsid w:val="7183A39A"/>
    <w:rsid w:val="718485C7"/>
    <w:rsid w:val="71964EFD"/>
    <w:rsid w:val="71992686"/>
    <w:rsid w:val="71A02CC2"/>
    <w:rsid w:val="71B000BD"/>
    <w:rsid w:val="71BB7E3D"/>
    <w:rsid w:val="71BF26B8"/>
    <w:rsid w:val="71BFA092"/>
    <w:rsid w:val="71C2A010"/>
    <w:rsid w:val="71C356AE"/>
    <w:rsid w:val="71C80F11"/>
    <w:rsid w:val="71D42CF9"/>
    <w:rsid w:val="71D62E9E"/>
    <w:rsid w:val="71DD0F4A"/>
    <w:rsid w:val="71DFADA2"/>
    <w:rsid w:val="71DFCDFC"/>
    <w:rsid w:val="71E2EC0F"/>
    <w:rsid w:val="71E6C765"/>
    <w:rsid w:val="71F1E036"/>
    <w:rsid w:val="71F75460"/>
    <w:rsid w:val="71F8A300"/>
    <w:rsid w:val="720DD0C7"/>
    <w:rsid w:val="72137EA8"/>
    <w:rsid w:val="721AC503"/>
    <w:rsid w:val="7221D52A"/>
    <w:rsid w:val="72282972"/>
    <w:rsid w:val="72298979"/>
    <w:rsid w:val="722ACB81"/>
    <w:rsid w:val="722B81B7"/>
    <w:rsid w:val="722BE427"/>
    <w:rsid w:val="72427AB4"/>
    <w:rsid w:val="724459D1"/>
    <w:rsid w:val="7255D59D"/>
    <w:rsid w:val="725962FE"/>
    <w:rsid w:val="725AC8F3"/>
    <w:rsid w:val="725EEC40"/>
    <w:rsid w:val="725F479B"/>
    <w:rsid w:val="725F89C0"/>
    <w:rsid w:val="7260AADB"/>
    <w:rsid w:val="7260DB32"/>
    <w:rsid w:val="7262B57E"/>
    <w:rsid w:val="726A0CD8"/>
    <w:rsid w:val="726A4AD1"/>
    <w:rsid w:val="72761218"/>
    <w:rsid w:val="727B4BCC"/>
    <w:rsid w:val="72820645"/>
    <w:rsid w:val="728DFCB9"/>
    <w:rsid w:val="7291DF4F"/>
    <w:rsid w:val="729603A3"/>
    <w:rsid w:val="729EA96E"/>
    <w:rsid w:val="72A1026D"/>
    <w:rsid w:val="72A468D0"/>
    <w:rsid w:val="72AB063C"/>
    <w:rsid w:val="72AB0BD5"/>
    <w:rsid w:val="72BFCA14"/>
    <w:rsid w:val="72CFD07F"/>
    <w:rsid w:val="72D1CF0F"/>
    <w:rsid w:val="72D76216"/>
    <w:rsid w:val="72DAAC4F"/>
    <w:rsid w:val="72EF0BB5"/>
    <w:rsid w:val="72EF9E1D"/>
    <w:rsid w:val="730059C0"/>
    <w:rsid w:val="7304B847"/>
    <w:rsid w:val="7308357D"/>
    <w:rsid w:val="730D4E12"/>
    <w:rsid w:val="730F1D31"/>
    <w:rsid w:val="731795F8"/>
    <w:rsid w:val="731A3F46"/>
    <w:rsid w:val="731F9677"/>
    <w:rsid w:val="73229386"/>
    <w:rsid w:val="73286143"/>
    <w:rsid w:val="73292B25"/>
    <w:rsid w:val="732A511C"/>
    <w:rsid w:val="732ACD6C"/>
    <w:rsid w:val="7330783A"/>
    <w:rsid w:val="734F5683"/>
    <w:rsid w:val="73500985"/>
    <w:rsid w:val="7358A8E9"/>
    <w:rsid w:val="735A5AE2"/>
    <w:rsid w:val="73614641"/>
    <w:rsid w:val="7361F280"/>
    <w:rsid w:val="736257BF"/>
    <w:rsid w:val="7371D3CD"/>
    <w:rsid w:val="7375D618"/>
    <w:rsid w:val="73822111"/>
    <w:rsid w:val="73852126"/>
    <w:rsid w:val="738F2E03"/>
    <w:rsid w:val="7391084E"/>
    <w:rsid w:val="739B794F"/>
    <w:rsid w:val="73A10AEA"/>
    <w:rsid w:val="73A1C19D"/>
    <w:rsid w:val="73A39425"/>
    <w:rsid w:val="73A50325"/>
    <w:rsid w:val="73B00582"/>
    <w:rsid w:val="73B09167"/>
    <w:rsid w:val="73B8FF0D"/>
    <w:rsid w:val="73CA5208"/>
    <w:rsid w:val="73D0D918"/>
    <w:rsid w:val="73D14274"/>
    <w:rsid w:val="73D38ECC"/>
    <w:rsid w:val="73D5D82E"/>
    <w:rsid w:val="73D6583E"/>
    <w:rsid w:val="73DCDA1E"/>
    <w:rsid w:val="73E45768"/>
    <w:rsid w:val="73E53FD2"/>
    <w:rsid w:val="73E639A9"/>
    <w:rsid w:val="73E7CE08"/>
    <w:rsid w:val="73E7CF88"/>
    <w:rsid w:val="73F10A8C"/>
    <w:rsid w:val="73F1D61C"/>
    <w:rsid w:val="73F878F2"/>
    <w:rsid w:val="73FB5A21"/>
    <w:rsid w:val="73FBD075"/>
    <w:rsid w:val="73FEFEAC"/>
    <w:rsid w:val="73FF2A36"/>
    <w:rsid w:val="7400B6F3"/>
    <w:rsid w:val="7400C9D4"/>
    <w:rsid w:val="74034E28"/>
    <w:rsid w:val="74039AB3"/>
    <w:rsid w:val="7412F4C3"/>
    <w:rsid w:val="74225402"/>
    <w:rsid w:val="7422848C"/>
    <w:rsid w:val="7425D611"/>
    <w:rsid w:val="74444C80"/>
    <w:rsid w:val="744509AD"/>
    <w:rsid w:val="746ADD84"/>
    <w:rsid w:val="747350FD"/>
    <w:rsid w:val="747369AE"/>
    <w:rsid w:val="747377D6"/>
    <w:rsid w:val="7473BDF7"/>
    <w:rsid w:val="74788005"/>
    <w:rsid w:val="747A69B3"/>
    <w:rsid w:val="7482DBFF"/>
    <w:rsid w:val="748E168E"/>
    <w:rsid w:val="749A979B"/>
    <w:rsid w:val="749D0FED"/>
    <w:rsid w:val="74AD328B"/>
    <w:rsid w:val="74B315A6"/>
    <w:rsid w:val="74C46BD7"/>
    <w:rsid w:val="74CD127A"/>
    <w:rsid w:val="74CE9D56"/>
    <w:rsid w:val="74D0CA14"/>
    <w:rsid w:val="74E8AA05"/>
    <w:rsid w:val="74E9D434"/>
    <w:rsid w:val="74EA2976"/>
    <w:rsid w:val="74EEF11A"/>
    <w:rsid w:val="75018CB7"/>
    <w:rsid w:val="7505AEB8"/>
    <w:rsid w:val="7516B00D"/>
    <w:rsid w:val="751A2993"/>
    <w:rsid w:val="751C08AD"/>
    <w:rsid w:val="752A0CF3"/>
    <w:rsid w:val="752C085E"/>
    <w:rsid w:val="7534CCB1"/>
    <w:rsid w:val="753A549D"/>
    <w:rsid w:val="753A66EF"/>
    <w:rsid w:val="754F43F2"/>
    <w:rsid w:val="755AD9C7"/>
    <w:rsid w:val="755C3E7D"/>
    <w:rsid w:val="755D6AC9"/>
    <w:rsid w:val="757343BF"/>
    <w:rsid w:val="7573F1FF"/>
    <w:rsid w:val="75747D4A"/>
    <w:rsid w:val="75831E07"/>
    <w:rsid w:val="75847D4A"/>
    <w:rsid w:val="75910B8D"/>
    <w:rsid w:val="7592BF6D"/>
    <w:rsid w:val="7596E095"/>
    <w:rsid w:val="759949AF"/>
    <w:rsid w:val="759CCE0D"/>
    <w:rsid w:val="759E1056"/>
    <w:rsid w:val="75A110C6"/>
    <w:rsid w:val="75A1C375"/>
    <w:rsid w:val="75A3B74A"/>
    <w:rsid w:val="75A4A0AB"/>
    <w:rsid w:val="75B0B2CA"/>
    <w:rsid w:val="75B765CD"/>
    <w:rsid w:val="75BCEC69"/>
    <w:rsid w:val="75C18FD1"/>
    <w:rsid w:val="75C952F0"/>
    <w:rsid w:val="75C9D636"/>
    <w:rsid w:val="75E1642B"/>
    <w:rsid w:val="75E992FA"/>
    <w:rsid w:val="75EE5AC1"/>
    <w:rsid w:val="75F08570"/>
    <w:rsid w:val="76036353"/>
    <w:rsid w:val="7603FACE"/>
    <w:rsid w:val="7606FABB"/>
    <w:rsid w:val="7608C028"/>
    <w:rsid w:val="760A8690"/>
    <w:rsid w:val="761B3A5A"/>
    <w:rsid w:val="7624EBF6"/>
    <w:rsid w:val="7633E782"/>
    <w:rsid w:val="763BA088"/>
    <w:rsid w:val="763E9FC1"/>
    <w:rsid w:val="7640AA25"/>
    <w:rsid w:val="7643EBC4"/>
    <w:rsid w:val="764EDFED"/>
    <w:rsid w:val="76591B13"/>
    <w:rsid w:val="765C8B7A"/>
    <w:rsid w:val="7663B89D"/>
    <w:rsid w:val="7669FB38"/>
    <w:rsid w:val="7675CB12"/>
    <w:rsid w:val="767A4FF2"/>
    <w:rsid w:val="76803860"/>
    <w:rsid w:val="76853C6D"/>
    <w:rsid w:val="768EF6A7"/>
    <w:rsid w:val="7690C7A7"/>
    <w:rsid w:val="76931EC2"/>
    <w:rsid w:val="7693C6CB"/>
    <w:rsid w:val="76947227"/>
    <w:rsid w:val="7698B1ED"/>
    <w:rsid w:val="76A1483C"/>
    <w:rsid w:val="76A24962"/>
    <w:rsid w:val="76A57C74"/>
    <w:rsid w:val="76A79699"/>
    <w:rsid w:val="76AB4025"/>
    <w:rsid w:val="76AC45A2"/>
    <w:rsid w:val="76AC9652"/>
    <w:rsid w:val="76ACA582"/>
    <w:rsid w:val="76B6C471"/>
    <w:rsid w:val="76BC0988"/>
    <w:rsid w:val="76C02E9A"/>
    <w:rsid w:val="76C2D16A"/>
    <w:rsid w:val="76C2DA44"/>
    <w:rsid w:val="76CC9B5D"/>
    <w:rsid w:val="76D0B489"/>
    <w:rsid w:val="76D1B0A8"/>
    <w:rsid w:val="76DE021F"/>
    <w:rsid w:val="76DF4671"/>
    <w:rsid w:val="76E33A16"/>
    <w:rsid w:val="76E814D6"/>
    <w:rsid w:val="76F498CE"/>
    <w:rsid w:val="76F8E538"/>
    <w:rsid w:val="77024497"/>
    <w:rsid w:val="77066F20"/>
    <w:rsid w:val="77080E55"/>
    <w:rsid w:val="770E1602"/>
    <w:rsid w:val="7721B479"/>
    <w:rsid w:val="7724C32A"/>
    <w:rsid w:val="7726E64F"/>
    <w:rsid w:val="772844C9"/>
    <w:rsid w:val="7739A86C"/>
    <w:rsid w:val="774AAE63"/>
    <w:rsid w:val="774F081A"/>
    <w:rsid w:val="774FFE21"/>
    <w:rsid w:val="77598F22"/>
    <w:rsid w:val="776363D3"/>
    <w:rsid w:val="7769AFE8"/>
    <w:rsid w:val="776B9EDA"/>
    <w:rsid w:val="778E7698"/>
    <w:rsid w:val="779A29B9"/>
    <w:rsid w:val="77A4A451"/>
    <w:rsid w:val="77A9F400"/>
    <w:rsid w:val="77AB37A8"/>
    <w:rsid w:val="77B42BE5"/>
    <w:rsid w:val="77BF5E27"/>
    <w:rsid w:val="77C85C65"/>
    <w:rsid w:val="77CD6B15"/>
    <w:rsid w:val="77D23C59"/>
    <w:rsid w:val="77D99E63"/>
    <w:rsid w:val="77DB4473"/>
    <w:rsid w:val="77DC1710"/>
    <w:rsid w:val="77E58664"/>
    <w:rsid w:val="77E5F77E"/>
    <w:rsid w:val="77E83891"/>
    <w:rsid w:val="77F3064E"/>
    <w:rsid w:val="77FEF0BB"/>
    <w:rsid w:val="7805A17E"/>
    <w:rsid w:val="781B0CB1"/>
    <w:rsid w:val="781C7E40"/>
    <w:rsid w:val="7827E3CD"/>
    <w:rsid w:val="7839B812"/>
    <w:rsid w:val="783F67FA"/>
    <w:rsid w:val="78420B8B"/>
    <w:rsid w:val="7853C123"/>
    <w:rsid w:val="786BB009"/>
    <w:rsid w:val="787F17D0"/>
    <w:rsid w:val="78866B02"/>
    <w:rsid w:val="7889C469"/>
    <w:rsid w:val="788EEE0D"/>
    <w:rsid w:val="788F0BAB"/>
    <w:rsid w:val="789D4264"/>
    <w:rsid w:val="78A2CE15"/>
    <w:rsid w:val="78A3A748"/>
    <w:rsid w:val="78AE5D85"/>
    <w:rsid w:val="78B1C906"/>
    <w:rsid w:val="78B4B96C"/>
    <w:rsid w:val="78B6D6BF"/>
    <w:rsid w:val="78BAC92A"/>
    <w:rsid w:val="78BDB42B"/>
    <w:rsid w:val="78C058D0"/>
    <w:rsid w:val="78C63B61"/>
    <w:rsid w:val="78CD8BB4"/>
    <w:rsid w:val="78CEC688"/>
    <w:rsid w:val="78D05A1F"/>
    <w:rsid w:val="78DB096E"/>
    <w:rsid w:val="78E08F37"/>
    <w:rsid w:val="78E7B6EA"/>
    <w:rsid w:val="78E8B833"/>
    <w:rsid w:val="78F320F3"/>
    <w:rsid w:val="78F89CB8"/>
    <w:rsid w:val="78F96728"/>
    <w:rsid w:val="79019794"/>
    <w:rsid w:val="790B1C7F"/>
    <w:rsid w:val="790DF068"/>
    <w:rsid w:val="7914620C"/>
    <w:rsid w:val="7916D4D8"/>
    <w:rsid w:val="792154D2"/>
    <w:rsid w:val="793433DA"/>
    <w:rsid w:val="793D0BD2"/>
    <w:rsid w:val="7949F3E6"/>
    <w:rsid w:val="794B2D6E"/>
    <w:rsid w:val="794C662A"/>
    <w:rsid w:val="794CBAF7"/>
    <w:rsid w:val="794D2EFC"/>
    <w:rsid w:val="7958E57F"/>
    <w:rsid w:val="7960B100"/>
    <w:rsid w:val="7964A11D"/>
    <w:rsid w:val="79698235"/>
    <w:rsid w:val="796B743E"/>
    <w:rsid w:val="796E08BE"/>
    <w:rsid w:val="796FB962"/>
    <w:rsid w:val="79708110"/>
    <w:rsid w:val="7971BF22"/>
    <w:rsid w:val="797F4C46"/>
    <w:rsid w:val="79804BCE"/>
    <w:rsid w:val="7992F9FC"/>
    <w:rsid w:val="79A19205"/>
    <w:rsid w:val="79A1B877"/>
    <w:rsid w:val="79A467A4"/>
    <w:rsid w:val="79A83DAB"/>
    <w:rsid w:val="79A9C7F9"/>
    <w:rsid w:val="79AE627D"/>
    <w:rsid w:val="79B1CD2B"/>
    <w:rsid w:val="79B5FEA2"/>
    <w:rsid w:val="79B751A6"/>
    <w:rsid w:val="79B897D3"/>
    <w:rsid w:val="79C3C303"/>
    <w:rsid w:val="79C97E04"/>
    <w:rsid w:val="79D11A07"/>
    <w:rsid w:val="79D6EB80"/>
    <w:rsid w:val="79D91DB2"/>
    <w:rsid w:val="79DF4A58"/>
    <w:rsid w:val="79E5EE3C"/>
    <w:rsid w:val="79EAAE65"/>
    <w:rsid w:val="79EAED9A"/>
    <w:rsid w:val="79EFC142"/>
    <w:rsid w:val="79F720EF"/>
    <w:rsid w:val="79FAF591"/>
    <w:rsid w:val="7A00CC6C"/>
    <w:rsid w:val="7A01C73F"/>
    <w:rsid w:val="7A088892"/>
    <w:rsid w:val="7A20BDF7"/>
    <w:rsid w:val="7A20E535"/>
    <w:rsid w:val="7A2B15E9"/>
    <w:rsid w:val="7A2E601A"/>
    <w:rsid w:val="7A362FFA"/>
    <w:rsid w:val="7A49DAC4"/>
    <w:rsid w:val="7A5DFE4E"/>
    <w:rsid w:val="7A62887A"/>
    <w:rsid w:val="7A655786"/>
    <w:rsid w:val="7A6727BA"/>
    <w:rsid w:val="7A6D1347"/>
    <w:rsid w:val="7A72F3B1"/>
    <w:rsid w:val="7A7AD455"/>
    <w:rsid w:val="7A840E8E"/>
    <w:rsid w:val="7A86B257"/>
    <w:rsid w:val="7A8DBEE3"/>
    <w:rsid w:val="7A92CDC2"/>
    <w:rsid w:val="7A9D7B2C"/>
    <w:rsid w:val="7AAB3E16"/>
    <w:rsid w:val="7AB3E7B7"/>
    <w:rsid w:val="7AB9B5AE"/>
    <w:rsid w:val="7AC3BBC0"/>
    <w:rsid w:val="7AC7EBEC"/>
    <w:rsid w:val="7AD1D6EE"/>
    <w:rsid w:val="7AD231C5"/>
    <w:rsid w:val="7ADB6E78"/>
    <w:rsid w:val="7AE79D12"/>
    <w:rsid w:val="7AEB6275"/>
    <w:rsid w:val="7AEC2716"/>
    <w:rsid w:val="7AEC730E"/>
    <w:rsid w:val="7AF0A13D"/>
    <w:rsid w:val="7AF2B06D"/>
    <w:rsid w:val="7AF52E61"/>
    <w:rsid w:val="7AF99196"/>
    <w:rsid w:val="7B08E80C"/>
    <w:rsid w:val="7B0E001A"/>
    <w:rsid w:val="7B1B8B64"/>
    <w:rsid w:val="7B2899F3"/>
    <w:rsid w:val="7B4333ED"/>
    <w:rsid w:val="7B43F6AB"/>
    <w:rsid w:val="7B4A471F"/>
    <w:rsid w:val="7B4C58D9"/>
    <w:rsid w:val="7B588DB0"/>
    <w:rsid w:val="7B5AA033"/>
    <w:rsid w:val="7B5E7DD4"/>
    <w:rsid w:val="7B7255EE"/>
    <w:rsid w:val="7B7458C4"/>
    <w:rsid w:val="7B7FEFC8"/>
    <w:rsid w:val="7B819D94"/>
    <w:rsid w:val="7B892B69"/>
    <w:rsid w:val="7B933B48"/>
    <w:rsid w:val="7B97A11C"/>
    <w:rsid w:val="7B99DB01"/>
    <w:rsid w:val="7BA33B6C"/>
    <w:rsid w:val="7BB02AEC"/>
    <w:rsid w:val="7BBEB54E"/>
    <w:rsid w:val="7BC790A2"/>
    <w:rsid w:val="7BCC803A"/>
    <w:rsid w:val="7BCD6931"/>
    <w:rsid w:val="7BCFA9F6"/>
    <w:rsid w:val="7BD82EF4"/>
    <w:rsid w:val="7BD9229E"/>
    <w:rsid w:val="7BDAB355"/>
    <w:rsid w:val="7BDAF0B0"/>
    <w:rsid w:val="7BDD0527"/>
    <w:rsid w:val="7BE08172"/>
    <w:rsid w:val="7BF8E49E"/>
    <w:rsid w:val="7C061CD9"/>
    <w:rsid w:val="7C06A261"/>
    <w:rsid w:val="7C0BC086"/>
    <w:rsid w:val="7C13D724"/>
    <w:rsid w:val="7C1E2C9A"/>
    <w:rsid w:val="7C1EC55E"/>
    <w:rsid w:val="7C269CF1"/>
    <w:rsid w:val="7C27EA76"/>
    <w:rsid w:val="7C284BFE"/>
    <w:rsid w:val="7C2D65F8"/>
    <w:rsid w:val="7C2FB30B"/>
    <w:rsid w:val="7C3290B0"/>
    <w:rsid w:val="7C346C7E"/>
    <w:rsid w:val="7C3C0641"/>
    <w:rsid w:val="7C42B1FD"/>
    <w:rsid w:val="7C46A7C6"/>
    <w:rsid w:val="7C58D040"/>
    <w:rsid w:val="7C5B75B3"/>
    <w:rsid w:val="7C62B192"/>
    <w:rsid w:val="7C62B5C3"/>
    <w:rsid w:val="7C83A22E"/>
    <w:rsid w:val="7C92BDFD"/>
    <w:rsid w:val="7C97F879"/>
    <w:rsid w:val="7C983AF5"/>
    <w:rsid w:val="7CA39DE8"/>
    <w:rsid w:val="7CB49BD6"/>
    <w:rsid w:val="7CC1AD79"/>
    <w:rsid w:val="7CC705AA"/>
    <w:rsid w:val="7CC83F28"/>
    <w:rsid w:val="7CE28772"/>
    <w:rsid w:val="7CE338AA"/>
    <w:rsid w:val="7CF060F6"/>
    <w:rsid w:val="7CF09BFA"/>
    <w:rsid w:val="7D10CD7C"/>
    <w:rsid w:val="7D10D81B"/>
    <w:rsid w:val="7D2127DF"/>
    <w:rsid w:val="7D2B16EF"/>
    <w:rsid w:val="7D2F45CF"/>
    <w:rsid w:val="7D31ECFC"/>
    <w:rsid w:val="7D382D9B"/>
    <w:rsid w:val="7D3BA424"/>
    <w:rsid w:val="7D4884A8"/>
    <w:rsid w:val="7D4BF476"/>
    <w:rsid w:val="7D50FBFB"/>
    <w:rsid w:val="7D556AB3"/>
    <w:rsid w:val="7D5980CA"/>
    <w:rsid w:val="7D5B6E17"/>
    <w:rsid w:val="7D650609"/>
    <w:rsid w:val="7D6518E3"/>
    <w:rsid w:val="7D6D5B47"/>
    <w:rsid w:val="7D6F507E"/>
    <w:rsid w:val="7D72950B"/>
    <w:rsid w:val="7D7434AE"/>
    <w:rsid w:val="7D7AE3FE"/>
    <w:rsid w:val="7D81F887"/>
    <w:rsid w:val="7D85F74E"/>
    <w:rsid w:val="7D969712"/>
    <w:rsid w:val="7D9BFB2E"/>
    <w:rsid w:val="7D9DFEFF"/>
    <w:rsid w:val="7DA40658"/>
    <w:rsid w:val="7DAC77AB"/>
    <w:rsid w:val="7DC15A31"/>
    <w:rsid w:val="7DC7628E"/>
    <w:rsid w:val="7DCAB8D8"/>
    <w:rsid w:val="7DD3F7CB"/>
    <w:rsid w:val="7DD695D3"/>
    <w:rsid w:val="7DE535E8"/>
    <w:rsid w:val="7DEB4E0D"/>
    <w:rsid w:val="7DEF57FA"/>
    <w:rsid w:val="7DF2DC90"/>
    <w:rsid w:val="7DF64741"/>
    <w:rsid w:val="7DF647AE"/>
    <w:rsid w:val="7DFC82F2"/>
    <w:rsid w:val="7DFE9330"/>
    <w:rsid w:val="7DFF37BC"/>
    <w:rsid w:val="7E0803C3"/>
    <w:rsid w:val="7E11F6A5"/>
    <w:rsid w:val="7E13A96A"/>
    <w:rsid w:val="7E1C9891"/>
    <w:rsid w:val="7E2D7DE2"/>
    <w:rsid w:val="7E323AB1"/>
    <w:rsid w:val="7E3B72BA"/>
    <w:rsid w:val="7E40BE20"/>
    <w:rsid w:val="7E49525E"/>
    <w:rsid w:val="7E4C0C41"/>
    <w:rsid w:val="7E547E1D"/>
    <w:rsid w:val="7E5A8969"/>
    <w:rsid w:val="7E743227"/>
    <w:rsid w:val="7E776988"/>
    <w:rsid w:val="7E835E06"/>
    <w:rsid w:val="7E871214"/>
    <w:rsid w:val="7E8A1204"/>
    <w:rsid w:val="7E960536"/>
    <w:rsid w:val="7EA7E318"/>
    <w:rsid w:val="7EAB3BF5"/>
    <w:rsid w:val="7EB4AD8C"/>
    <w:rsid w:val="7EBD228F"/>
    <w:rsid w:val="7EE15D90"/>
    <w:rsid w:val="7EE87FC0"/>
    <w:rsid w:val="7EEAA368"/>
    <w:rsid w:val="7EF6C64E"/>
    <w:rsid w:val="7EFD6765"/>
    <w:rsid w:val="7F086C29"/>
    <w:rsid w:val="7F096479"/>
    <w:rsid w:val="7F0DDF42"/>
    <w:rsid w:val="7F13E6D9"/>
    <w:rsid w:val="7F2746F7"/>
    <w:rsid w:val="7F3487EA"/>
    <w:rsid w:val="7F3DD135"/>
    <w:rsid w:val="7F432D5B"/>
    <w:rsid w:val="7F46BD94"/>
    <w:rsid w:val="7F4E2B70"/>
    <w:rsid w:val="7F58D354"/>
    <w:rsid w:val="7F637DAA"/>
    <w:rsid w:val="7F7649C0"/>
    <w:rsid w:val="7F8CA727"/>
    <w:rsid w:val="7F8E241E"/>
    <w:rsid w:val="7F911158"/>
    <w:rsid w:val="7F93A75B"/>
    <w:rsid w:val="7F9C4C3A"/>
    <w:rsid w:val="7F9E43D2"/>
    <w:rsid w:val="7FAD86D8"/>
    <w:rsid w:val="7FAF872E"/>
    <w:rsid w:val="7FB1E0AB"/>
    <w:rsid w:val="7FB3B05C"/>
    <w:rsid w:val="7FC08A7D"/>
    <w:rsid w:val="7FD3A7CF"/>
    <w:rsid w:val="7FDD380E"/>
    <w:rsid w:val="7FDEDA45"/>
    <w:rsid w:val="7FE05309"/>
    <w:rsid w:val="7FFAE7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41F5"/>
  <w15:chartTrackingRefBased/>
  <w15:docId w15:val="{6D6852C8-E682-4F88-B45D-9D1E6CD5E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
    <w:name w:val="Mention"/>
    <w:basedOn w:val="DefaultParagraphFont"/>
    <w:uiPriority w:val="99"/>
    <w:unhideWhenUsed/>
    <w:rsid w:val="00794BEB"/>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F9446A"/>
    <w:rPr>
      <w:b/>
      <w:bCs/>
    </w:rPr>
  </w:style>
  <w:style w:type="character" w:customStyle="1" w:styleId="CommentSubjectChar">
    <w:name w:val="Comment Subject Char"/>
    <w:basedOn w:val="CommentTextChar"/>
    <w:link w:val="CommentSubject"/>
    <w:uiPriority w:val="99"/>
    <w:semiHidden/>
    <w:rsid w:val="00F9446A"/>
    <w:rPr>
      <w:b/>
      <w:bCs/>
      <w:sz w:val="20"/>
      <w:szCs w:val="20"/>
    </w:rPr>
  </w:style>
  <w:style w:type="paragraph" w:styleId="NormalWeb">
    <w:name w:val="Normal (Web)"/>
    <w:basedOn w:val="Normal"/>
    <w:uiPriority w:val="99"/>
    <w:unhideWhenUsed/>
    <w:rsid w:val="00242D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42D1D"/>
  </w:style>
  <w:style w:type="character" w:styleId="UnresolvedMention">
    <w:name w:val="Unresolved Mention"/>
    <w:basedOn w:val="DefaultParagraphFont"/>
    <w:uiPriority w:val="99"/>
    <w:semiHidden/>
    <w:unhideWhenUsed/>
    <w:rsid w:val="00242D1D"/>
    <w:rPr>
      <w:color w:val="605E5C"/>
      <w:shd w:val="clear" w:color="auto" w:fill="E1DFDD"/>
    </w:rPr>
  </w:style>
  <w:style w:type="paragraph" w:styleId="Revision">
    <w:name w:val="Revision"/>
    <w:hidden/>
    <w:uiPriority w:val="99"/>
    <w:semiHidden/>
    <w:rsid w:val="00EA2C83"/>
    <w:pPr>
      <w:spacing w:after="0" w:line="240" w:lineRule="auto"/>
    </w:pPr>
  </w:style>
  <w:style w:type="character" w:styleId="Emphasis">
    <w:name w:val="Emphasis"/>
    <w:basedOn w:val="DefaultParagraphFont"/>
    <w:uiPriority w:val="20"/>
    <w:qFormat/>
    <w:rsid w:val="00E80F9B"/>
    <w:rPr>
      <w:i/>
      <w:iCs/>
    </w:rPr>
  </w:style>
  <w:style w:type="character" w:styleId="FollowedHyperlink">
    <w:name w:val="FollowedHyperlink"/>
    <w:basedOn w:val="DefaultParagraphFont"/>
    <w:uiPriority w:val="99"/>
    <w:semiHidden/>
    <w:unhideWhenUsed/>
    <w:rsid w:val="00E80F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7577">
      <w:bodyDiv w:val="1"/>
      <w:marLeft w:val="0"/>
      <w:marRight w:val="0"/>
      <w:marTop w:val="0"/>
      <w:marBottom w:val="0"/>
      <w:divBdr>
        <w:top w:val="none" w:sz="0" w:space="0" w:color="auto"/>
        <w:left w:val="none" w:sz="0" w:space="0" w:color="auto"/>
        <w:bottom w:val="none" w:sz="0" w:space="0" w:color="auto"/>
        <w:right w:val="none" w:sz="0" w:space="0" w:color="auto"/>
      </w:divBdr>
    </w:div>
    <w:div w:id="238373182">
      <w:bodyDiv w:val="1"/>
      <w:marLeft w:val="0"/>
      <w:marRight w:val="0"/>
      <w:marTop w:val="0"/>
      <w:marBottom w:val="0"/>
      <w:divBdr>
        <w:top w:val="none" w:sz="0" w:space="0" w:color="auto"/>
        <w:left w:val="none" w:sz="0" w:space="0" w:color="auto"/>
        <w:bottom w:val="none" w:sz="0" w:space="0" w:color="auto"/>
        <w:right w:val="none" w:sz="0" w:space="0" w:color="auto"/>
      </w:divBdr>
    </w:div>
    <w:div w:id="240869393">
      <w:bodyDiv w:val="1"/>
      <w:marLeft w:val="0"/>
      <w:marRight w:val="0"/>
      <w:marTop w:val="0"/>
      <w:marBottom w:val="0"/>
      <w:divBdr>
        <w:top w:val="none" w:sz="0" w:space="0" w:color="auto"/>
        <w:left w:val="none" w:sz="0" w:space="0" w:color="auto"/>
        <w:bottom w:val="none" w:sz="0" w:space="0" w:color="auto"/>
        <w:right w:val="none" w:sz="0" w:space="0" w:color="auto"/>
      </w:divBdr>
    </w:div>
    <w:div w:id="326828406">
      <w:bodyDiv w:val="1"/>
      <w:marLeft w:val="0"/>
      <w:marRight w:val="0"/>
      <w:marTop w:val="0"/>
      <w:marBottom w:val="0"/>
      <w:divBdr>
        <w:top w:val="none" w:sz="0" w:space="0" w:color="auto"/>
        <w:left w:val="none" w:sz="0" w:space="0" w:color="auto"/>
        <w:bottom w:val="none" w:sz="0" w:space="0" w:color="auto"/>
        <w:right w:val="none" w:sz="0" w:space="0" w:color="auto"/>
      </w:divBdr>
    </w:div>
    <w:div w:id="368844104">
      <w:bodyDiv w:val="1"/>
      <w:marLeft w:val="0"/>
      <w:marRight w:val="0"/>
      <w:marTop w:val="0"/>
      <w:marBottom w:val="0"/>
      <w:divBdr>
        <w:top w:val="none" w:sz="0" w:space="0" w:color="auto"/>
        <w:left w:val="none" w:sz="0" w:space="0" w:color="auto"/>
        <w:bottom w:val="none" w:sz="0" w:space="0" w:color="auto"/>
        <w:right w:val="none" w:sz="0" w:space="0" w:color="auto"/>
      </w:divBdr>
    </w:div>
    <w:div w:id="503932391">
      <w:bodyDiv w:val="1"/>
      <w:marLeft w:val="0"/>
      <w:marRight w:val="0"/>
      <w:marTop w:val="0"/>
      <w:marBottom w:val="0"/>
      <w:divBdr>
        <w:top w:val="none" w:sz="0" w:space="0" w:color="auto"/>
        <w:left w:val="none" w:sz="0" w:space="0" w:color="auto"/>
        <w:bottom w:val="none" w:sz="0" w:space="0" w:color="auto"/>
        <w:right w:val="none" w:sz="0" w:space="0" w:color="auto"/>
      </w:divBdr>
    </w:div>
    <w:div w:id="717825217">
      <w:bodyDiv w:val="1"/>
      <w:marLeft w:val="0"/>
      <w:marRight w:val="0"/>
      <w:marTop w:val="0"/>
      <w:marBottom w:val="0"/>
      <w:divBdr>
        <w:top w:val="none" w:sz="0" w:space="0" w:color="auto"/>
        <w:left w:val="none" w:sz="0" w:space="0" w:color="auto"/>
        <w:bottom w:val="none" w:sz="0" w:space="0" w:color="auto"/>
        <w:right w:val="none" w:sz="0" w:space="0" w:color="auto"/>
      </w:divBdr>
    </w:div>
    <w:div w:id="855121747">
      <w:bodyDiv w:val="1"/>
      <w:marLeft w:val="0"/>
      <w:marRight w:val="0"/>
      <w:marTop w:val="0"/>
      <w:marBottom w:val="0"/>
      <w:divBdr>
        <w:top w:val="none" w:sz="0" w:space="0" w:color="auto"/>
        <w:left w:val="none" w:sz="0" w:space="0" w:color="auto"/>
        <w:bottom w:val="none" w:sz="0" w:space="0" w:color="auto"/>
        <w:right w:val="none" w:sz="0" w:space="0" w:color="auto"/>
      </w:divBdr>
    </w:div>
    <w:div w:id="874078383">
      <w:bodyDiv w:val="1"/>
      <w:marLeft w:val="0"/>
      <w:marRight w:val="0"/>
      <w:marTop w:val="0"/>
      <w:marBottom w:val="0"/>
      <w:divBdr>
        <w:top w:val="none" w:sz="0" w:space="0" w:color="auto"/>
        <w:left w:val="none" w:sz="0" w:space="0" w:color="auto"/>
        <w:bottom w:val="none" w:sz="0" w:space="0" w:color="auto"/>
        <w:right w:val="none" w:sz="0" w:space="0" w:color="auto"/>
      </w:divBdr>
    </w:div>
    <w:div w:id="907492926">
      <w:bodyDiv w:val="1"/>
      <w:marLeft w:val="0"/>
      <w:marRight w:val="0"/>
      <w:marTop w:val="0"/>
      <w:marBottom w:val="0"/>
      <w:divBdr>
        <w:top w:val="none" w:sz="0" w:space="0" w:color="auto"/>
        <w:left w:val="none" w:sz="0" w:space="0" w:color="auto"/>
        <w:bottom w:val="none" w:sz="0" w:space="0" w:color="auto"/>
        <w:right w:val="none" w:sz="0" w:space="0" w:color="auto"/>
      </w:divBdr>
    </w:div>
    <w:div w:id="912469780">
      <w:bodyDiv w:val="1"/>
      <w:marLeft w:val="0"/>
      <w:marRight w:val="0"/>
      <w:marTop w:val="0"/>
      <w:marBottom w:val="0"/>
      <w:divBdr>
        <w:top w:val="none" w:sz="0" w:space="0" w:color="auto"/>
        <w:left w:val="none" w:sz="0" w:space="0" w:color="auto"/>
        <w:bottom w:val="none" w:sz="0" w:space="0" w:color="auto"/>
        <w:right w:val="none" w:sz="0" w:space="0" w:color="auto"/>
      </w:divBdr>
    </w:div>
    <w:div w:id="1038434774">
      <w:bodyDiv w:val="1"/>
      <w:marLeft w:val="0"/>
      <w:marRight w:val="0"/>
      <w:marTop w:val="0"/>
      <w:marBottom w:val="0"/>
      <w:divBdr>
        <w:top w:val="none" w:sz="0" w:space="0" w:color="auto"/>
        <w:left w:val="none" w:sz="0" w:space="0" w:color="auto"/>
        <w:bottom w:val="none" w:sz="0" w:space="0" w:color="auto"/>
        <w:right w:val="none" w:sz="0" w:space="0" w:color="auto"/>
      </w:divBdr>
    </w:div>
    <w:div w:id="1078794321">
      <w:bodyDiv w:val="1"/>
      <w:marLeft w:val="0"/>
      <w:marRight w:val="0"/>
      <w:marTop w:val="0"/>
      <w:marBottom w:val="0"/>
      <w:divBdr>
        <w:top w:val="none" w:sz="0" w:space="0" w:color="auto"/>
        <w:left w:val="none" w:sz="0" w:space="0" w:color="auto"/>
        <w:bottom w:val="none" w:sz="0" w:space="0" w:color="auto"/>
        <w:right w:val="none" w:sz="0" w:space="0" w:color="auto"/>
      </w:divBdr>
    </w:div>
    <w:div w:id="1114179582">
      <w:bodyDiv w:val="1"/>
      <w:marLeft w:val="0"/>
      <w:marRight w:val="0"/>
      <w:marTop w:val="0"/>
      <w:marBottom w:val="0"/>
      <w:divBdr>
        <w:top w:val="none" w:sz="0" w:space="0" w:color="auto"/>
        <w:left w:val="none" w:sz="0" w:space="0" w:color="auto"/>
        <w:bottom w:val="none" w:sz="0" w:space="0" w:color="auto"/>
        <w:right w:val="none" w:sz="0" w:space="0" w:color="auto"/>
      </w:divBdr>
    </w:div>
    <w:div w:id="1291545832">
      <w:bodyDiv w:val="1"/>
      <w:marLeft w:val="0"/>
      <w:marRight w:val="0"/>
      <w:marTop w:val="0"/>
      <w:marBottom w:val="0"/>
      <w:divBdr>
        <w:top w:val="none" w:sz="0" w:space="0" w:color="auto"/>
        <w:left w:val="none" w:sz="0" w:space="0" w:color="auto"/>
        <w:bottom w:val="none" w:sz="0" w:space="0" w:color="auto"/>
        <w:right w:val="none" w:sz="0" w:space="0" w:color="auto"/>
      </w:divBdr>
    </w:div>
    <w:div w:id="1418790350">
      <w:bodyDiv w:val="1"/>
      <w:marLeft w:val="0"/>
      <w:marRight w:val="0"/>
      <w:marTop w:val="0"/>
      <w:marBottom w:val="0"/>
      <w:divBdr>
        <w:top w:val="none" w:sz="0" w:space="0" w:color="auto"/>
        <w:left w:val="none" w:sz="0" w:space="0" w:color="auto"/>
        <w:bottom w:val="none" w:sz="0" w:space="0" w:color="auto"/>
        <w:right w:val="none" w:sz="0" w:space="0" w:color="auto"/>
      </w:divBdr>
    </w:div>
    <w:div w:id="1425034745">
      <w:bodyDiv w:val="1"/>
      <w:marLeft w:val="0"/>
      <w:marRight w:val="0"/>
      <w:marTop w:val="0"/>
      <w:marBottom w:val="0"/>
      <w:divBdr>
        <w:top w:val="none" w:sz="0" w:space="0" w:color="auto"/>
        <w:left w:val="none" w:sz="0" w:space="0" w:color="auto"/>
        <w:bottom w:val="none" w:sz="0" w:space="0" w:color="auto"/>
        <w:right w:val="none" w:sz="0" w:space="0" w:color="auto"/>
      </w:divBdr>
    </w:div>
    <w:div w:id="1483887536">
      <w:bodyDiv w:val="1"/>
      <w:marLeft w:val="0"/>
      <w:marRight w:val="0"/>
      <w:marTop w:val="0"/>
      <w:marBottom w:val="0"/>
      <w:divBdr>
        <w:top w:val="none" w:sz="0" w:space="0" w:color="auto"/>
        <w:left w:val="none" w:sz="0" w:space="0" w:color="auto"/>
        <w:bottom w:val="none" w:sz="0" w:space="0" w:color="auto"/>
        <w:right w:val="none" w:sz="0" w:space="0" w:color="auto"/>
      </w:divBdr>
    </w:div>
    <w:div w:id="1717925470">
      <w:bodyDiv w:val="1"/>
      <w:marLeft w:val="0"/>
      <w:marRight w:val="0"/>
      <w:marTop w:val="0"/>
      <w:marBottom w:val="0"/>
      <w:divBdr>
        <w:top w:val="none" w:sz="0" w:space="0" w:color="auto"/>
        <w:left w:val="none" w:sz="0" w:space="0" w:color="auto"/>
        <w:bottom w:val="none" w:sz="0" w:space="0" w:color="auto"/>
        <w:right w:val="none" w:sz="0" w:space="0" w:color="auto"/>
      </w:divBdr>
    </w:div>
    <w:div w:id="1720587380">
      <w:bodyDiv w:val="1"/>
      <w:marLeft w:val="0"/>
      <w:marRight w:val="0"/>
      <w:marTop w:val="0"/>
      <w:marBottom w:val="0"/>
      <w:divBdr>
        <w:top w:val="none" w:sz="0" w:space="0" w:color="auto"/>
        <w:left w:val="none" w:sz="0" w:space="0" w:color="auto"/>
        <w:bottom w:val="none" w:sz="0" w:space="0" w:color="auto"/>
        <w:right w:val="none" w:sz="0" w:space="0" w:color="auto"/>
      </w:divBdr>
    </w:div>
    <w:div w:id="1903176022">
      <w:bodyDiv w:val="1"/>
      <w:marLeft w:val="0"/>
      <w:marRight w:val="0"/>
      <w:marTop w:val="0"/>
      <w:marBottom w:val="0"/>
      <w:divBdr>
        <w:top w:val="none" w:sz="0" w:space="0" w:color="auto"/>
        <w:left w:val="none" w:sz="0" w:space="0" w:color="auto"/>
        <w:bottom w:val="none" w:sz="0" w:space="0" w:color="auto"/>
        <w:right w:val="none" w:sz="0" w:space="0" w:color="auto"/>
      </w:divBdr>
    </w:div>
    <w:div w:id="211277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www.jppestservices.com/blog/the-benefits-of-bees-to-your-garden-when-well-controlled" TargetMode="External"/><Relationship Id="rId47" Type="http://schemas.openxmlformats.org/officeDocument/2006/relationships/hyperlink" Target="https://www.uta.edu/collegeparkdistrict/parking/index.php" TargetMode="External"/><Relationship Id="rId63" Type="http://schemas.openxmlformats.org/officeDocument/2006/relationships/hyperlink" Target="https://www.gardendesign.com/how-to/squirrels.html" TargetMode="External"/><Relationship Id="rId68" Type="http://schemas.openxmlformats.org/officeDocument/2006/relationships/hyperlink" Target="https://earthobservatory.nasa.gov/images/145305/green-space-is-good-for-mental-health" TargetMode="External"/><Relationship Id="rId84" Type="http://schemas.openxmlformats.org/officeDocument/2006/relationships/hyperlink" Target="https://blog.directenergy.com/5-natural-ways-to-keep-pests-out-of-your-garden/" TargetMode="External"/><Relationship Id="rId89" Type="http://schemas.openxmlformats.org/officeDocument/2006/relationships/hyperlink" Target="https://www.countryliving.com/gardening/garden-ideas/g1654/best-plants-for-a-garden/" TargetMode="External"/><Relationship Id="rId16" Type="http://schemas.openxmlformats.org/officeDocument/2006/relationships/comments" Target="comments.xml"/><Relationship Id="rId107" Type="http://schemas.openxmlformats.org/officeDocument/2006/relationships/fontTable" Target="fontTable.xml"/><Relationship Id="rId11" Type="http://schemas.openxmlformats.org/officeDocument/2006/relationships/image" Target="media/image1.jpg"/><Relationship Id="rId32" Type="http://schemas.openxmlformats.org/officeDocument/2006/relationships/image" Target="media/image18.jpeg"/><Relationship Id="rId37" Type="http://schemas.openxmlformats.org/officeDocument/2006/relationships/hyperlink" Target="https://www.lovingly.com/featured-content/flower-meanings/violet/" TargetMode="External"/><Relationship Id="rId53" Type="http://schemas.openxmlformats.org/officeDocument/2006/relationships/hyperlink" Target="https://greenleafcommunities.org/the-many-benefits-of-community-gardens/" TargetMode="External"/><Relationship Id="rId58" Type="http://schemas.openxmlformats.org/officeDocument/2006/relationships/hyperlink" Target="https://extension.usu.edu/aware/articles/gardening-and-mental-health" TargetMode="External"/><Relationship Id="rId74" Type="http://schemas.openxmlformats.org/officeDocument/2006/relationships/hyperlink" Target="https://agrilifeextension.tamu.edu/browse/featured-solutions/gardening-landscaping/tomatoes/" TargetMode="External"/><Relationship Id="rId79" Type="http://schemas.openxmlformats.org/officeDocument/2006/relationships/hyperlink" Target="https://gilmour.com/winter-vegetable-gardening" TargetMode="External"/><Relationship Id="rId102" Type="http://schemas.openxmlformats.org/officeDocument/2006/relationships/hyperlink" Target="https://gardeningbank.com/when-to-plant-spinach-in-texas/" TargetMode="External"/><Relationship Id="rId5" Type="http://schemas.openxmlformats.org/officeDocument/2006/relationships/numbering" Target="numbering.xml"/><Relationship Id="rId90" Type="http://schemas.openxmlformats.org/officeDocument/2006/relationships/hyperlink" Target="https://agrilifeextension.tamu.edu/browse/featured-solutions/gardening-landscaping/fall-vegetable-gardening-guide-for-texas/" TargetMode="External"/><Relationship Id="rId95" Type="http://schemas.openxmlformats.org/officeDocument/2006/relationships/hyperlink" Target="https://housing.utexas.edu/sustain/ut-farm-stand"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www.nababutterfly.com/butterfly-garden-certification-program/" TargetMode="External"/><Relationship Id="rId48" Type="http://schemas.openxmlformats.org/officeDocument/2006/relationships/hyperlink" Target="https://www.txmn.org/elmfork/enticing-north-texas-butterflies/" TargetMode="External"/><Relationship Id="rId64" Type="http://schemas.openxmlformats.org/officeDocument/2006/relationships/hyperlink" Target="https://morningchores.com/alkaline-soil/" TargetMode="External"/><Relationship Id="rId69" Type="http://schemas.openxmlformats.org/officeDocument/2006/relationships/hyperlink" Target="https://www.localharvest.org/dallas-tx/seeds" TargetMode="External"/><Relationship Id="rId80" Type="http://schemas.openxmlformats.org/officeDocument/2006/relationships/hyperlink" Target="https://www.nrcs.usda.gov/wps/portal/nrcs/detail/national/climatechange/?cid=stelprdb1077238" TargetMode="External"/><Relationship Id="rId85" Type="http://schemas.openxmlformats.org/officeDocument/2006/relationships/hyperlink" Target="https://www.almanac.com/protecting-your-garden-frost" TargetMode="External"/><Relationship Id="rId12" Type="http://schemas.openxmlformats.org/officeDocument/2006/relationships/image" Target="media/image2.png"/><Relationship Id="rId17" Type="http://schemas.microsoft.com/office/2011/relationships/commentsExtended" Target="commentsExtended.xml"/><Relationship Id="rId33" Type="http://schemas.openxmlformats.org/officeDocument/2006/relationships/image" Target="media/image19.jpeg"/><Relationship Id="rId38" Type="http://schemas.openxmlformats.org/officeDocument/2006/relationships/image" Target="media/image21.jpg"/><Relationship Id="rId59" Type="http://schemas.openxmlformats.org/officeDocument/2006/relationships/hyperlink" Target="https://agrilifeextension.tamu.edu/library/gardening/" TargetMode="External"/><Relationship Id="rId103" Type="http://schemas.openxmlformats.org/officeDocument/2006/relationships/hyperlink" Target="https://www.installitdirect.com/learn/glass-fence/" TargetMode="External"/><Relationship Id="rId108" Type="http://schemas.microsoft.com/office/2011/relationships/people" Target="people.xml"/><Relationship Id="rId54" Type="http://schemas.openxmlformats.org/officeDocument/2006/relationships/hyperlink" Target="https://www.theshorthorn.com/housing/properties/double-occupancy-suites/article_8c8ce7e4-8bec-11eb-9e56-ab716aab7efa.html" TargetMode="External"/><Relationship Id="rId70" Type="http://schemas.openxmlformats.org/officeDocument/2006/relationships/hyperlink" Target="https://www.thespruce.com/animals-aid-in-pest-control-2656258" TargetMode="External"/><Relationship Id="rId75" Type="http://schemas.openxmlformats.org/officeDocument/2006/relationships/hyperlink" Target="https://www.mayoclinic.org/diseases-conditions/seasonal-affective-disorder/symptoms-causes/syc-20364651" TargetMode="External"/><Relationship Id="rId91" Type="http://schemas.openxmlformats.org/officeDocument/2006/relationships/hyperlink" Target="https://www.almanac.com/content/10-easy-vegetables-grow-seed" TargetMode="External"/><Relationship Id="rId96" Type="http://schemas.openxmlformats.org/officeDocument/2006/relationships/hyperlink" Target="https://sustainability.uta.edu/community-garden-and-compost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hyperlink" Target="https://www.dispatch.com/story/lifestyle/2021/09/19/blue-mistflower-fall-blooming-perennial-offers-color-year-round/8310319002/" TargetMode="External"/><Relationship Id="rId49" Type="http://schemas.openxmlformats.org/officeDocument/2006/relationships/hyperlink" Target="https://www.dispatch.com/story/lifestyle/2021/09/19/blue-mistflower-fall-blooming-perennial-offers-color-year-round/8310319002/" TargetMode="External"/><Relationship Id="rId57" Type="http://schemas.openxmlformats.org/officeDocument/2006/relationships/hyperlink" Target="https://www.myallgreen.com/the-different-types-of-fertilizers/" TargetMode="External"/><Relationship Id="rId106"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hyperlink" Target="https://www.txdg.org/butterfly-garden" TargetMode="External"/><Relationship Id="rId52" Type="http://schemas.openxmlformats.org/officeDocument/2006/relationships/hyperlink" Target="https://homesteadandchill.com/protect-garden-heat-wave/" TargetMode="External"/><Relationship Id="rId60" Type="http://schemas.openxmlformats.org/officeDocument/2006/relationships/hyperlink" Target="https://utexas.givepulse.com/group/353-UT-Concho-Community-Garden" TargetMode="External"/><Relationship Id="rId65" Type="http://schemas.openxmlformats.org/officeDocument/2006/relationships/hyperlink" Target="https://gardening.cals.cornell.edu/lessons/curricula/the-three-sisters-exploring-an-iroquois-garden/how-to-plant-the-three-sisters/" TargetMode="External"/><Relationship Id="rId73" Type="http://schemas.openxmlformats.org/officeDocument/2006/relationships/hyperlink" Target="https://agrilifeextension.tamu.edu/browse/featured-solutions/gardening-landscaping/sweet-corn/" TargetMode="External"/><Relationship Id="rId78" Type="http://schemas.openxmlformats.org/officeDocument/2006/relationships/hyperlink" Target="https://www.provenwinners.com/learn/zoning-hardiness" TargetMode="External"/><Relationship Id="rId81" Type="http://schemas.openxmlformats.org/officeDocument/2006/relationships/hyperlink" Target="https://www.florgeous.com/squirrel-resistant-plants/" TargetMode="External"/><Relationship Id="rId86" Type="http://schemas.openxmlformats.org/officeDocument/2006/relationships/hyperlink" Target="https://www.experientialgardener.com/how-to-grow-cucumbers-in-texas/" TargetMode="External"/><Relationship Id="rId94" Type="http://schemas.openxmlformats.org/officeDocument/2006/relationships/hyperlink" Target="https://www.almanac.com/content/three-sisters-corn-bean-and-squash" TargetMode="External"/><Relationship Id="rId99" Type="http://schemas.openxmlformats.org/officeDocument/2006/relationships/hyperlink" Target="https://www.growveg.com/guides/cover-crops-to-recharge-your-soil-this-winter/" TargetMode="External"/><Relationship Id="rId101" Type="http://schemas.openxmlformats.org/officeDocument/2006/relationships/hyperlink" Target="https://www.growingintexas.com/blog/seedcompaniesfortexa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microsoft.com/office/2016/09/relationships/commentsIds" Target="commentsIds.xml"/><Relationship Id="rId39" Type="http://schemas.openxmlformats.org/officeDocument/2006/relationships/hyperlink" Target="https://shop.watsonsgreenhouse.com/blogs/news/columnar-apple-tree-care" TargetMode="External"/><Relationship Id="rId109" Type="http://schemas.openxmlformats.org/officeDocument/2006/relationships/theme" Target="theme/theme1.xml"/><Relationship Id="rId34" Type="http://schemas.openxmlformats.org/officeDocument/2006/relationships/image" Target="media/image20.jpeg"/><Relationship Id="rId50" Type="http://schemas.openxmlformats.org/officeDocument/2006/relationships/hyperlink" Target="https://aggie-horticulture.tamu.edu/smallacreage/crops-guides/" TargetMode="External"/><Relationship Id="rId55" Type="http://schemas.openxmlformats.org/officeDocument/2006/relationships/hyperlink" Target="https://hortnews.extension.iastate.edu/1994/4-6-1994/ph.html" TargetMode="External"/><Relationship Id="rId76" Type="http://schemas.openxmlformats.org/officeDocument/2006/relationships/hyperlink" Target="https://www.dallasnews.com/arts-entertainment/2016/10/20/let-s-go-out-on-a-limb-and-prove-we-can-grow-our-own-apples/" TargetMode="External"/><Relationship Id="rId97" Type="http://schemas.openxmlformats.org/officeDocument/2006/relationships/hyperlink" Target="https://royalbrinkman.com/knowledge-center/crop-care/difference-organic-mineral-fertilizers" TargetMode="External"/><Relationship Id="rId104" Type="http://schemas.openxmlformats.org/officeDocument/2006/relationships/hyperlink" Target="https://thedallasgarden.com/spring-planting-calendar-for-north-texas/" TargetMode="External"/><Relationship Id="rId7" Type="http://schemas.openxmlformats.org/officeDocument/2006/relationships/settings" Target="settings.xml"/><Relationship Id="rId71" Type="http://schemas.openxmlformats.org/officeDocument/2006/relationships/hyperlink" Target="https://agrilifeextension.tamu.edu/library/gardening/melons/" TargetMode="External"/><Relationship Id="rId92" Type="http://schemas.openxmlformats.org/officeDocument/2006/relationships/hyperlink" Target="https://www.howtogardenadvice.com/texas-herb-gardening-catnip/" TargetMode="External"/><Relationship Id="rId2" Type="http://schemas.openxmlformats.org/officeDocument/2006/relationships/customXml" Target="../customXml/item2.xml"/><Relationship Id="rId29" Type="http://schemas.openxmlformats.org/officeDocument/2006/relationships/image" Target="media/image15.jpeg"/><Relationship Id="rId24" Type="http://schemas.openxmlformats.org/officeDocument/2006/relationships/image" Target="media/image10.png"/><Relationship Id="rId40" Type="http://schemas.openxmlformats.org/officeDocument/2006/relationships/hyperlink" Target="https://www.gardengoodsdirect.com/blogs/news/ultimate-guide-to-seasonal-gardening" TargetMode="External"/><Relationship Id="rId45" Type="http://schemas.openxmlformats.org/officeDocument/2006/relationships/hyperlink" Target="https://earthobservatory.nasa.gov/features/CarbonCycle/page5.php" TargetMode="External"/><Relationship Id="rId66" Type="http://schemas.openxmlformats.org/officeDocument/2006/relationships/hyperlink" Target="https://learn.eartheasy.com/articles/how-to-protect-your-garden-during-a-heat-wave/" TargetMode="External"/><Relationship Id="rId87" Type="http://schemas.openxmlformats.org/officeDocument/2006/relationships/hyperlink" Target="http://retailstreetadvisors.com/uploads/pdfs/101-Center-Flier_020617.pdf" TargetMode="External"/><Relationship Id="rId110" Type="http://schemas.microsoft.com/office/2019/05/relationships/documenttasks" Target="documenttasks/documenttasks1.xml"/><Relationship Id="rId61" Type="http://schemas.openxmlformats.org/officeDocument/2006/relationships/hyperlink" Target="https://shop.watsonsgreenhouse.com/blogs/news/columnar-apple-tree-care" TargetMode="External"/><Relationship Id="rId82" Type="http://schemas.openxmlformats.org/officeDocument/2006/relationships/hyperlink" Target="https://soilsalive.com/north-texas-soil-types-d1/" TargetMode="External"/><Relationship Id="rId19" Type="http://schemas.microsoft.com/office/2018/08/relationships/commentsExtensible" Target="commentsExtensible.xml"/><Relationship Id="rId14" Type="http://schemas.openxmlformats.org/officeDocument/2006/relationships/image" Target="media/image4.png"/><Relationship Id="rId30" Type="http://schemas.openxmlformats.org/officeDocument/2006/relationships/image" Target="media/image16.jpg"/><Relationship Id="rId35" Type="http://schemas.openxmlformats.org/officeDocument/2006/relationships/hyperlink" Target="https://intermountainbiota.org/portal/taxa/index.php?taxon=3789&amp;clid=4230" TargetMode="External"/><Relationship Id="rId56" Type="http://schemas.openxmlformats.org/officeDocument/2006/relationships/hyperlink" Target="https://www.americannativeplants.com/5-ways-to-protect-plants-from-thunderstorms-and-heavy-rain/" TargetMode="External"/><Relationship Id="rId77" Type="http://schemas.openxmlformats.org/officeDocument/2006/relationships/hyperlink" Target="https://dengarden.com/gardening/How-to-Garden-More-in-Less-Time" TargetMode="External"/><Relationship Id="rId100" Type="http://schemas.openxmlformats.org/officeDocument/2006/relationships/hyperlink" Target="https://www.lovingly.com/featured-content/flower-meanings/violet/" TargetMode="External"/><Relationship Id="rId105"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canr.msu.edu/news/mustard_as_a_cover_crop" TargetMode="External"/><Relationship Id="rId72" Type="http://schemas.openxmlformats.org/officeDocument/2006/relationships/hyperlink" Target="https://agrilifeextension.tamu.edu/browse/featured-solutions/gardening-landscaping/sugar-snap-peas/" TargetMode="External"/><Relationship Id="rId93" Type="http://schemas.openxmlformats.org/officeDocument/2006/relationships/hyperlink" Target="https://www.ncbi.nlm.nih.gov/pmc/articles/PMC6334070/" TargetMode="External"/><Relationship Id="rId98" Type="http://schemas.openxmlformats.org/officeDocument/2006/relationships/hyperlink" Target="https://www.thespruce.com/growing-butterfly-weed-in-your-garden-2539531"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clientearth.org/latest/latest-updates/stories/what-is-a-carbon-sink/" TargetMode="External"/><Relationship Id="rId67" Type="http://schemas.openxmlformats.org/officeDocument/2006/relationships/hyperlink" Target="https://www.almanac.com/gardening-tools-guide" TargetMode="External"/><Relationship Id="rId20" Type="http://schemas.openxmlformats.org/officeDocument/2006/relationships/image" Target="media/image6.png"/><Relationship Id="rId41" Type="http://schemas.openxmlformats.org/officeDocument/2006/relationships/hyperlink" Target="https://intermountainbiota.org/portal/taxa/index.php?taxon=3789&amp;clid=4230" TargetMode="External"/><Relationship Id="rId62" Type="http://schemas.openxmlformats.org/officeDocument/2006/relationships/hyperlink" Target="https://www.cabi.org/wp-content/uploads/List_of-fulltext-material-from-conferences-miscellaneous-items-by-subject-October-2021.xlsx." TargetMode="External"/><Relationship Id="rId83" Type="http://schemas.openxmlformats.org/officeDocument/2006/relationships/hyperlink" Target="http://annshfc.com/" TargetMode="External"/><Relationship Id="rId88" Type="http://schemas.openxmlformats.org/officeDocument/2006/relationships/hyperlink" Target="https://www.gardencityharvest.org/the-real-dirt-garden-city-harvest-blog/2016/03/30/understanding-the-historic-wampanoag-three-sisters-garden-a-short-lesson-in-folklore-and-planting" TargetMode="External"/><Relationship Id="rId111" Type="http://schemas.microsoft.com/office/2020/10/relationships/intelligence" Target="intelligence2.xml"/></Relationships>
</file>

<file path=word/documenttasks/documenttasks1.xml><?xml version="1.0" encoding="utf-8"?>
<t:Tasks xmlns:t="http://schemas.microsoft.com/office/tasks/2019/documenttasks" xmlns:oel="http://schemas.microsoft.com/office/2019/extlst">
  <t:Task id="{ABA42F01-FFD8-4F76-943C-11AEBFE775EA}">
    <t:Anchor>
      <t:Comment id="675634349"/>
    </t:Anchor>
    <t:History>
      <t:Event id="{EA958558-097A-494F-8354-2A017A37E21F}" time="2021-11-28T03:36:56Z">
        <t:Attribution userId="S::axp7773@mavs.uta.edu::a879e30f-59bb-4b6f-9251-7a1417abc630" userProvider="AD" userName="Pedraza, Alexis"/>
        <t:Anchor>
          <t:Comment id="675634349"/>
        </t:Anchor>
        <t:Create/>
      </t:Event>
      <t:Event id="{46935478-B12C-443E-B19C-2EEA0C90A642}" time="2021-11-28T03:36:56Z">
        <t:Attribution userId="S::axp7773@mavs.uta.edu::a879e30f-59bb-4b6f-9251-7a1417abc630" userProvider="AD" userName="Pedraza, Alexis"/>
        <t:Anchor>
          <t:Comment id="675634349"/>
        </t:Anchor>
        <t:Assign userId="S::ixu3519@mavs.uta.edu::f827d8f8-fc85-4389-99a5-41b5b2bfa5fa" userProvider="AD" userName="Utter, Isabelle Renae"/>
      </t:Event>
      <t:Event id="{12505206-6440-4681-92BC-0998C9C78E01}" time="2021-11-28T03:36:56Z">
        <t:Attribution userId="S::axp7773@mavs.uta.edu::a879e30f-59bb-4b6f-9251-7a1417abc630" userProvider="AD" userName="Pedraza, Alexis"/>
        <t:Anchor>
          <t:Comment id="675634349"/>
        </t:Anchor>
        <t:SetTitle title="(refer to example service learning project papers provided in canvas for examples): @Utter, Isabelle Renae (this is your part according to the outline so that's why I @ you) could you possibly summarize the data in the image? That should hopefully not …"/>
      </t:Event>
      <t:Event id="{E0695CC0-3908-47E3-8686-EC1989F5C7B5}" time="2021-11-29T23:43:16.474Z">
        <t:Attribution userId="S::ixu3519@mavs.uta.edu::f827d8f8-fc85-4389-99a5-41b5b2bfa5fa" userProvider="AD" userName="Utter, Isabelle Renae"/>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84978C6CE21447A62FC444729CA35D" ma:contentTypeVersion="6" ma:contentTypeDescription="Create a new document." ma:contentTypeScope="" ma:versionID="2529b33d6892db3d1830e106841d5860">
  <xsd:schema xmlns:xsd="http://www.w3.org/2001/XMLSchema" xmlns:xs="http://www.w3.org/2001/XMLSchema" xmlns:p="http://schemas.microsoft.com/office/2006/metadata/properties" xmlns:ns2="b32afffa-97de-4d81-99de-d431f4d26a52" xmlns:ns3="680b1211-09ee-41a6-a315-26e66eefc9b8" targetNamespace="http://schemas.microsoft.com/office/2006/metadata/properties" ma:root="true" ma:fieldsID="b11de2d9df4d22fec61959390a50c675" ns2:_="" ns3:_="">
    <xsd:import namespace="b32afffa-97de-4d81-99de-d431f4d26a52"/>
    <xsd:import namespace="680b1211-09ee-41a6-a315-26e66eefc9b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2afffa-97de-4d81-99de-d431f4d26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0b1211-09ee-41a6-a315-26e66eefc9b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680b1211-09ee-41a6-a315-26e66eefc9b8">
      <UserInfo>
        <DisplayName>UTA Gardens Group 4 Members</DisplayName>
        <AccountId>7</AccountId>
        <AccountType/>
      </UserInfo>
    </SharedWithUsers>
  </documentManagement>
</p:properties>
</file>

<file path=customXml/itemProps1.xml><?xml version="1.0" encoding="utf-8"?>
<ds:datastoreItem xmlns:ds="http://schemas.openxmlformats.org/officeDocument/2006/customXml" ds:itemID="{A12F150B-A9BB-4C71-8544-DBC2F45117DD}">
  <ds:schemaRefs>
    <ds:schemaRef ds:uri="http://schemas.microsoft.com/sharepoint/v3/contenttype/forms"/>
  </ds:schemaRefs>
</ds:datastoreItem>
</file>

<file path=customXml/itemProps2.xml><?xml version="1.0" encoding="utf-8"?>
<ds:datastoreItem xmlns:ds="http://schemas.openxmlformats.org/officeDocument/2006/customXml" ds:itemID="{BC196424-32BC-47CB-9F32-C78336A70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2afffa-97de-4d81-99de-d431f4d26a52"/>
    <ds:schemaRef ds:uri="680b1211-09ee-41a6-a315-26e66eefc9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A7C04A-B78B-45BC-B9DE-2E999F1A1B44}">
  <ds:schemaRefs>
    <ds:schemaRef ds:uri="http://schemas.openxmlformats.org/officeDocument/2006/bibliography"/>
  </ds:schemaRefs>
</ds:datastoreItem>
</file>

<file path=customXml/itemProps4.xml><?xml version="1.0" encoding="utf-8"?>
<ds:datastoreItem xmlns:ds="http://schemas.openxmlformats.org/officeDocument/2006/customXml" ds:itemID="{D0AF30F4-569A-4F8E-9DA8-5FA5758621E2}">
  <ds:schemaRefs>
    <ds:schemaRef ds:uri="http://schemas.microsoft.com/office/2006/metadata/properties"/>
    <ds:schemaRef ds:uri="http://schemas.microsoft.com/office/infopath/2007/PartnerControls"/>
    <ds:schemaRef ds:uri="680b1211-09ee-41a6-a315-26e66eefc9b8"/>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55</Pages>
  <Words>12610</Words>
  <Characters>71879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84321</CharactersWithSpaces>
  <SharedDoc>false</SharedDoc>
  <HLinks>
    <vt:vector size="414" baseType="variant">
      <vt:variant>
        <vt:i4>2949217</vt:i4>
      </vt:variant>
      <vt:variant>
        <vt:i4>210</vt:i4>
      </vt:variant>
      <vt:variant>
        <vt:i4>0</vt:i4>
      </vt:variant>
      <vt:variant>
        <vt:i4>5</vt:i4>
      </vt:variant>
      <vt:variant>
        <vt:lpwstr>https://thedallasgarden.com/spring-planting-calendar-for-north-texas/</vt:lpwstr>
      </vt:variant>
      <vt:variant>
        <vt:lpwstr>:~:text=North%20Texas%20Spring%20Planting%20Schedule%20by%20Date%20,%20%20%20%208%20more%20rows%20</vt:lpwstr>
      </vt:variant>
      <vt:variant>
        <vt:i4>7274542</vt:i4>
      </vt:variant>
      <vt:variant>
        <vt:i4>207</vt:i4>
      </vt:variant>
      <vt:variant>
        <vt:i4>0</vt:i4>
      </vt:variant>
      <vt:variant>
        <vt:i4>5</vt:i4>
      </vt:variant>
      <vt:variant>
        <vt:lpwstr>https://www.installitdirect.com/learn/glass-fence/</vt:lpwstr>
      </vt:variant>
      <vt:variant>
        <vt:lpwstr/>
      </vt:variant>
      <vt:variant>
        <vt:i4>65549</vt:i4>
      </vt:variant>
      <vt:variant>
        <vt:i4>204</vt:i4>
      </vt:variant>
      <vt:variant>
        <vt:i4>0</vt:i4>
      </vt:variant>
      <vt:variant>
        <vt:i4>5</vt:i4>
      </vt:variant>
      <vt:variant>
        <vt:lpwstr>https://gardeningbank.com/when-to-plant-spinach-in-texas/</vt:lpwstr>
      </vt:variant>
      <vt:variant>
        <vt:lpwstr>:~:text=1%20After%20you%20have%20chosen%20the%20site%20you,pressure%20by%20pressing%20down%20on%20the%20soil.%20</vt:lpwstr>
      </vt:variant>
      <vt:variant>
        <vt:i4>1835081</vt:i4>
      </vt:variant>
      <vt:variant>
        <vt:i4>201</vt:i4>
      </vt:variant>
      <vt:variant>
        <vt:i4>0</vt:i4>
      </vt:variant>
      <vt:variant>
        <vt:i4>5</vt:i4>
      </vt:variant>
      <vt:variant>
        <vt:lpwstr>https://www.growingintexas.com/blog/seedcompaniesfortexas</vt:lpwstr>
      </vt:variant>
      <vt:variant>
        <vt:lpwstr/>
      </vt:variant>
      <vt:variant>
        <vt:i4>720902</vt:i4>
      </vt:variant>
      <vt:variant>
        <vt:i4>198</vt:i4>
      </vt:variant>
      <vt:variant>
        <vt:i4>0</vt:i4>
      </vt:variant>
      <vt:variant>
        <vt:i4>5</vt:i4>
      </vt:variant>
      <vt:variant>
        <vt:lpwstr>https://www.lovingly.com/featured-content/flower-meanings/violet/</vt:lpwstr>
      </vt:variant>
      <vt:variant>
        <vt:lpwstr/>
      </vt:variant>
      <vt:variant>
        <vt:i4>131075</vt:i4>
      </vt:variant>
      <vt:variant>
        <vt:i4>195</vt:i4>
      </vt:variant>
      <vt:variant>
        <vt:i4>0</vt:i4>
      </vt:variant>
      <vt:variant>
        <vt:i4>5</vt:i4>
      </vt:variant>
      <vt:variant>
        <vt:lpwstr>https://www.growveg.com/guides/cover-crops-to-recharge-your-soil-this-winter/</vt:lpwstr>
      </vt:variant>
      <vt:variant>
        <vt:lpwstr/>
      </vt:variant>
      <vt:variant>
        <vt:i4>6422650</vt:i4>
      </vt:variant>
      <vt:variant>
        <vt:i4>192</vt:i4>
      </vt:variant>
      <vt:variant>
        <vt:i4>0</vt:i4>
      </vt:variant>
      <vt:variant>
        <vt:i4>5</vt:i4>
      </vt:variant>
      <vt:variant>
        <vt:lpwstr>https://www.thespruce.com/growing-butterfly-weed-in-your-garden-2539531</vt:lpwstr>
      </vt:variant>
      <vt:variant>
        <vt:lpwstr/>
      </vt:variant>
      <vt:variant>
        <vt:i4>3014715</vt:i4>
      </vt:variant>
      <vt:variant>
        <vt:i4>189</vt:i4>
      </vt:variant>
      <vt:variant>
        <vt:i4>0</vt:i4>
      </vt:variant>
      <vt:variant>
        <vt:i4>5</vt:i4>
      </vt:variant>
      <vt:variant>
        <vt:lpwstr>https://royalbrinkman.com/knowledge-center/crop-care/difference-organic-mineral-fertilizers</vt:lpwstr>
      </vt:variant>
      <vt:variant>
        <vt:lpwstr/>
      </vt:variant>
      <vt:variant>
        <vt:i4>7471146</vt:i4>
      </vt:variant>
      <vt:variant>
        <vt:i4>186</vt:i4>
      </vt:variant>
      <vt:variant>
        <vt:i4>0</vt:i4>
      </vt:variant>
      <vt:variant>
        <vt:i4>5</vt:i4>
      </vt:variant>
      <vt:variant>
        <vt:lpwstr>https://sustainability.uta.edu/community-garden-and-composting/</vt:lpwstr>
      </vt:variant>
      <vt:variant>
        <vt:lpwstr/>
      </vt:variant>
      <vt:variant>
        <vt:i4>983127</vt:i4>
      </vt:variant>
      <vt:variant>
        <vt:i4>183</vt:i4>
      </vt:variant>
      <vt:variant>
        <vt:i4>0</vt:i4>
      </vt:variant>
      <vt:variant>
        <vt:i4>5</vt:i4>
      </vt:variant>
      <vt:variant>
        <vt:lpwstr>https://housing.utexas.edu/sustain/ut-farm-stand</vt:lpwstr>
      </vt:variant>
      <vt:variant>
        <vt:lpwstr/>
      </vt:variant>
      <vt:variant>
        <vt:i4>6684769</vt:i4>
      </vt:variant>
      <vt:variant>
        <vt:i4>180</vt:i4>
      </vt:variant>
      <vt:variant>
        <vt:i4>0</vt:i4>
      </vt:variant>
      <vt:variant>
        <vt:i4>5</vt:i4>
      </vt:variant>
      <vt:variant>
        <vt:lpwstr>https://www.almanac.com/content/three-sisters-corn-bean-and-squash</vt:lpwstr>
      </vt:variant>
      <vt:variant>
        <vt:lpwstr/>
      </vt:variant>
      <vt:variant>
        <vt:i4>1114178</vt:i4>
      </vt:variant>
      <vt:variant>
        <vt:i4>177</vt:i4>
      </vt:variant>
      <vt:variant>
        <vt:i4>0</vt:i4>
      </vt:variant>
      <vt:variant>
        <vt:i4>5</vt:i4>
      </vt:variant>
      <vt:variant>
        <vt:lpwstr>https://www.ncbi.nlm.nih.gov/pmc/articles/PMC6334070/</vt:lpwstr>
      </vt:variant>
      <vt:variant>
        <vt:lpwstr/>
      </vt:variant>
      <vt:variant>
        <vt:i4>3670050</vt:i4>
      </vt:variant>
      <vt:variant>
        <vt:i4>174</vt:i4>
      </vt:variant>
      <vt:variant>
        <vt:i4>0</vt:i4>
      </vt:variant>
      <vt:variant>
        <vt:i4>5</vt:i4>
      </vt:variant>
      <vt:variant>
        <vt:lpwstr>https://www.howtogardenadvice.com/texas-herb-gardening-catnip/</vt:lpwstr>
      </vt:variant>
      <vt:variant>
        <vt:lpwstr/>
      </vt:variant>
      <vt:variant>
        <vt:i4>4259851</vt:i4>
      </vt:variant>
      <vt:variant>
        <vt:i4>171</vt:i4>
      </vt:variant>
      <vt:variant>
        <vt:i4>0</vt:i4>
      </vt:variant>
      <vt:variant>
        <vt:i4>5</vt:i4>
      </vt:variant>
      <vt:variant>
        <vt:lpwstr>https://www.almanac.com/content/10-easy-vegetables-grow-seed</vt:lpwstr>
      </vt:variant>
      <vt:variant>
        <vt:lpwstr/>
      </vt:variant>
      <vt:variant>
        <vt:i4>196699</vt:i4>
      </vt:variant>
      <vt:variant>
        <vt:i4>168</vt:i4>
      </vt:variant>
      <vt:variant>
        <vt:i4>0</vt:i4>
      </vt:variant>
      <vt:variant>
        <vt:i4>5</vt:i4>
      </vt:variant>
      <vt:variant>
        <vt:lpwstr>https://agrilifeextension.tamu.edu/browse/featured-solutions/gardening-landscaping/fall-vegetable-gardening-guide-for-texas/</vt:lpwstr>
      </vt:variant>
      <vt:variant>
        <vt:lpwstr/>
      </vt:variant>
      <vt:variant>
        <vt:i4>1900621</vt:i4>
      </vt:variant>
      <vt:variant>
        <vt:i4>165</vt:i4>
      </vt:variant>
      <vt:variant>
        <vt:i4>0</vt:i4>
      </vt:variant>
      <vt:variant>
        <vt:i4>5</vt:i4>
      </vt:variant>
      <vt:variant>
        <vt:lpwstr>https://www.countryliving.com/gardening/garden-ideas/g1654/best-plants-for-a-garden/</vt:lpwstr>
      </vt:variant>
      <vt:variant>
        <vt:lpwstr/>
      </vt:variant>
      <vt:variant>
        <vt:i4>4784156</vt:i4>
      </vt:variant>
      <vt:variant>
        <vt:i4>162</vt:i4>
      </vt:variant>
      <vt:variant>
        <vt:i4>0</vt:i4>
      </vt:variant>
      <vt:variant>
        <vt:i4>5</vt:i4>
      </vt:variant>
      <vt:variant>
        <vt:lpwstr>https://www.gardencityharvest.org/the-real-dirt-garden-city-harvest-blog/2016/03/30/understanding-the-historic-wampanoag-three-sisters-garden-a-short-lesson-in-folklore-and-planting</vt:lpwstr>
      </vt:variant>
      <vt:variant>
        <vt:lpwstr/>
      </vt:variant>
      <vt:variant>
        <vt:i4>2949201</vt:i4>
      </vt:variant>
      <vt:variant>
        <vt:i4>159</vt:i4>
      </vt:variant>
      <vt:variant>
        <vt:i4>0</vt:i4>
      </vt:variant>
      <vt:variant>
        <vt:i4>5</vt:i4>
      </vt:variant>
      <vt:variant>
        <vt:lpwstr>http://retailstreetadvisors.com/uploads/pdfs/101-Center-Flier_020617.pdf</vt:lpwstr>
      </vt:variant>
      <vt:variant>
        <vt:lpwstr/>
      </vt:variant>
      <vt:variant>
        <vt:i4>1507336</vt:i4>
      </vt:variant>
      <vt:variant>
        <vt:i4>156</vt:i4>
      </vt:variant>
      <vt:variant>
        <vt:i4>0</vt:i4>
      </vt:variant>
      <vt:variant>
        <vt:i4>5</vt:i4>
      </vt:variant>
      <vt:variant>
        <vt:lpwstr>https://www.experientialgardener.com/how-to-grow-cucumbers-in-texas/</vt:lpwstr>
      </vt:variant>
      <vt:variant>
        <vt:lpwstr/>
      </vt:variant>
      <vt:variant>
        <vt:i4>1441859</vt:i4>
      </vt:variant>
      <vt:variant>
        <vt:i4>153</vt:i4>
      </vt:variant>
      <vt:variant>
        <vt:i4>0</vt:i4>
      </vt:variant>
      <vt:variant>
        <vt:i4>5</vt:i4>
      </vt:variant>
      <vt:variant>
        <vt:lpwstr>https://www.almanac.com/protecting-your-garden-frost</vt:lpwstr>
      </vt:variant>
      <vt:variant>
        <vt:lpwstr/>
      </vt:variant>
      <vt:variant>
        <vt:i4>2490470</vt:i4>
      </vt:variant>
      <vt:variant>
        <vt:i4>150</vt:i4>
      </vt:variant>
      <vt:variant>
        <vt:i4>0</vt:i4>
      </vt:variant>
      <vt:variant>
        <vt:i4>5</vt:i4>
      </vt:variant>
      <vt:variant>
        <vt:lpwstr>https://blog.directenergy.com/5-natural-ways-to-keep-pests-out-of-your-garden/</vt:lpwstr>
      </vt:variant>
      <vt:variant>
        <vt:lpwstr/>
      </vt:variant>
      <vt:variant>
        <vt:i4>2162739</vt:i4>
      </vt:variant>
      <vt:variant>
        <vt:i4>147</vt:i4>
      </vt:variant>
      <vt:variant>
        <vt:i4>0</vt:i4>
      </vt:variant>
      <vt:variant>
        <vt:i4>5</vt:i4>
      </vt:variant>
      <vt:variant>
        <vt:lpwstr>http://annshfc.com/</vt:lpwstr>
      </vt:variant>
      <vt:variant>
        <vt:lpwstr/>
      </vt:variant>
      <vt:variant>
        <vt:i4>5046354</vt:i4>
      </vt:variant>
      <vt:variant>
        <vt:i4>144</vt:i4>
      </vt:variant>
      <vt:variant>
        <vt:i4>0</vt:i4>
      </vt:variant>
      <vt:variant>
        <vt:i4>5</vt:i4>
      </vt:variant>
      <vt:variant>
        <vt:lpwstr>https://soilsalive.com/north-texas-soil-types-d1/</vt:lpwstr>
      </vt:variant>
      <vt:variant>
        <vt:lpwstr/>
      </vt:variant>
      <vt:variant>
        <vt:i4>196682</vt:i4>
      </vt:variant>
      <vt:variant>
        <vt:i4>141</vt:i4>
      </vt:variant>
      <vt:variant>
        <vt:i4>0</vt:i4>
      </vt:variant>
      <vt:variant>
        <vt:i4>5</vt:i4>
      </vt:variant>
      <vt:variant>
        <vt:lpwstr>https://www.florgeous.com/squirrel-resistant-plants/</vt:lpwstr>
      </vt:variant>
      <vt:variant>
        <vt:lpwstr/>
      </vt:variant>
      <vt:variant>
        <vt:i4>5832783</vt:i4>
      </vt:variant>
      <vt:variant>
        <vt:i4>138</vt:i4>
      </vt:variant>
      <vt:variant>
        <vt:i4>0</vt:i4>
      </vt:variant>
      <vt:variant>
        <vt:i4>5</vt:i4>
      </vt:variant>
      <vt:variant>
        <vt:lpwstr>https://www.nrcs.usda.gov/wps/portal/nrcs/detail/national/climatechange/?cid=stelprdb1077238</vt:lpwstr>
      </vt:variant>
      <vt:variant>
        <vt:lpwstr/>
      </vt:variant>
      <vt:variant>
        <vt:i4>8192044</vt:i4>
      </vt:variant>
      <vt:variant>
        <vt:i4>135</vt:i4>
      </vt:variant>
      <vt:variant>
        <vt:i4>0</vt:i4>
      </vt:variant>
      <vt:variant>
        <vt:i4>5</vt:i4>
      </vt:variant>
      <vt:variant>
        <vt:lpwstr>https://gilmour.com/winter-vegetable-gardening</vt:lpwstr>
      </vt:variant>
      <vt:variant>
        <vt:lpwstr/>
      </vt:variant>
      <vt:variant>
        <vt:i4>327703</vt:i4>
      </vt:variant>
      <vt:variant>
        <vt:i4>132</vt:i4>
      </vt:variant>
      <vt:variant>
        <vt:i4>0</vt:i4>
      </vt:variant>
      <vt:variant>
        <vt:i4>5</vt:i4>
      </vt:variant>
      <vt:variant>
        <vt:lpwstr>https://www.provenwinners.com/learn/zoning-hardiness</vt:lpwstr>
      </vt:variant>
      <vt:variant>
        <vt:lpwstr/>
      </vt:variant>
      <vt:variant>
        <vt:i4>7405691</vt:i4>
      </vt:variant>
      <vt:variant>
        <vt:i4>129</vt:i4>
      </vt:variant>
      <vt:variant>
        <vt:i4>0</vt:i4>
      </vt:variant>
      <vt:variant>
        <vt:i4>5</vt:i4>
      </vt:variant>
      <vt:variant>
        <vt:lpwstr>https://dengarden.com/gardening/How-to-Garden-More-in-Less-Time</vt:lpwstr>
      </vt:variant>
      <vt:variant>
        <vt:lpwstr/>
      </vt:variant>
      <vt:variant>
        <vt:i4>1310802</vt:i4>
      </vt:variant>
      <vt:variant>
        <vt:i4>126</vt:i4>
      </vt:variant>
      <vt:variant>
        <vt:i4>0</vt:i4>
      </vt:variant>
      <vt:variant>
        <vt:i4>5</vt:i4>
      </vt:variant>
      <vt:variant>
        <vt:lpwstr>https://www.dallasnews.com/arts-entertainment/2016/10/20/let-s-go-out-on-a-limb-and-prove-we-can-grow-our-own-apples/</vt:lpwstr>
      </vt:variant>
      <vt:variant>
        <vt:lpwstr/>
      </vt:variant>
      <vt:variant>
        <vt:i4>2359418</vt:i4>
      </vt:variant>
      <vt:variant>
        <vt:i4>123</vt:i4>
      </vt:variant>
      <vt:variant>
        <vt:i4>0</vt:i4>
      </vt:variant>
      <vt:variant>
        <vt:i4>5</vt:i4>
      </vt:variant>
      <vt:variant>
        <vt:lpwstr>https://www.mayoclinic.org/diseases-conditions/seasonal-affective-disorder/symptoms-causes/syc-20364651</vt:lpwstr>
      </vt:variant>
      <vt:variant>
        <vt:lpwstr/>
      </vt:variant>
      <vt:variant>
        <vt:i4>6160472</vt:i4>
      </vt:variant>
      <vt:variant>
        <vt:i4>120</vt:i4>
      </vt:variant>
      <vt:variant>
        <vt:i4>0</vt:i4>
      </vt:variant>
      <vt:variant>
        <vt:i4>5</vt:i4>
      </vt:variant>
      <vt:variant>
        <vt:lpwstr>https://agrilifeextension.tamu.edu/browse/featured-solutions/gardening-landscaping/tomatoes/</vt:lpwstr>
      </vt:variant>
      <vt:variant>
        <vt:lpwstr/>
      </vt:variant>
      <vt:variant>
        <vt:i4>6553699</vt:i4>
      </vt:variant>
      <vt:variant>
        <vt:i4>117</vt:i4>
      </vt:variant>
      <vt:variant>
        <vt:i4>0</vt:i4>
      </vt:variant>
      <vt:variant>
        <vt:i4>5</vt:i4>
      </vt:variant>
      <vt:variant>
        <vt:lpwstr>https://agrilifeextension.tamu.edu/browse/featured-solutions/gardening-landscaping/sweet-corn/</vt:lpwstr>
      </vt:variant>
      <vt:variant>
        <vt:lpwstr>:~:text=Growing%20Sweet%20Corn%201%20Site%20selection.%20Corn%20can,Harvesting.%20...%2010%20Serving.%20...%20More%20items...%20</vt:lpwstr>
      </vt:variant>
      <vt:variant>
        <vt:i4>3539068</vt:i4>
      </vt:variant>
      <vt:variant>
        <vt:i4>114</vt:i4>
      </vt:variant>
      <vt:variant>
        <vt:i4>0</vt:i4>
      </vt:variant>
      <vt:variant>
        <vt:i4>5</vt:i4>
      </vt:variant>
      <vt:variant>
        <vt:lpwstr>https://agrilifeextension.tamu.edu/browse/featured-solutions/gardening-landscaping/sugar-snap-peas/</vt:lpwstr>
      </vt:variant>
      <vt:variant>
        <vt:lpwstr/>
      </vt:variant>
      <vt:variant>
        <vt:i4>1048648</vt:i4>
      </vt:variant>
      <vt:variant>
        <vt:i4>111</vt:i4>
      </vt:variant>
      <vt:variant>
        <vt:i4>0</vt:i4>
      </vt:variant>
      <vt:variant>
        <vt:i4>5</vt:i4>
      </vt:variant>
      <vt:variant>
        <vt:lpwstr>https://agrilifeextension.tamu.edu/library/gardening/melons/</vt:lpwstr>
      </vt:variant>
      <vt:variant>
        <vt:lpwstr/>
      </vt:variant>
      <vt:variant>
        <vt:i4>393299</vt:i4>
      </vt:variant>
      <vt:variant>
        <vt:i4>108</vt:i4>
      </vt:variant>
      <vt:variant>
        <vt:i4>0</vt:i4>
      </vt:variant>
      <vt:variant>
        <vt:i4>5</vt:i4>
      </vt:variant>
      <vt:variant>
        <vt:lpwstr>https://www.thespruce.com/animals-aid-in-pest-control-2656258</vt:lpwstr>
      </vt:variant>
      <vt:variant>
        <vt:lpwstr/>
      </vt:variant>
      <vt:variant>
        <vt:i4>1835024</vt:i4>
      </vt:variant>
      <vt:variant>
        <vt:i4>105</vt:i4>
      </vt:variant>
      <vt:variant>
        <vt:i4>0</vt:i4>
      </vt:variant>
      <vt:variant>
        <vt:i4>5</vt:i4>
      </vt:variant>
      <vt:variant>
        <vt:lpwstr>https://www.localharvest.org/dallas-tx/seeds</vt:lpwstr>
      </vt:variant>
      <vt:variant>
        <vt:lpwstr/>
      </vt:variant>
      <vt:variant>
        <vt:i4>1835009</vt:i4>
      </vt:variant>
      <vt:variant>
        <vt:i4>102</vt:i4>
      </vt:variant>
      <vt:variant>
        <vt:i4>0</vt:i4>
      </vt:variant>
      <vt:variant>
        <vt:i4>5</vt:i4>
      </vt:variant>
      <vt:variant>
        <vt:lpwstr>https://earthobservatory.nasa.gov/images/145305/green-space-is-good-for-mental-health</vt:lpwstr>
      </vt:variant>
      <vt:variant>
        <vt:lpwstr/>
      </vt:variant>
      <vt:variant>
        <vt:i4>6094935</vt:i4>
      </vt:variant>
      <vt:variant>
        <vt:i4>99</vt:i4>
      </vt:variant>
      <vt:variant>
        <vt:i4>0</vt:i4>
      </vt:variant>
      <vt:variant>
        <vt:i4>5</vt:i4>
      </vt:variant>
      <vt:variant>
        <vt:lpwstr>https://www.almanac.com/gardening-tools-guide</vt:lpwstr>
      </vt:variant>
      <vt:variant>
        <vt:lpwstr/>
      </vt:variant>
      <vt:variant>
        <vt:i4>3473527</vt:i4>
      </vt:variant>
      <vt:variant>
        <vt:i4>96</vt:i4>
      </vt:variant>
      <vt:variant>
        <vt:i4>0</vt:i4>
      </vt:variant>
      <vt:variant>
        <vt:i4>5</vt:i4>
      </vt:variant>
      <vt:variant>
        <vt:lpwstr>https://learn.eartheasy.com/articles/how-to-protect-your-garden-during-a-heat-wave/</vt:lpwstr>
      </vt:variant>
      <vt:variant>
        <vt:lpwstr/>
      </vt:variant>
      <vt:variant>
        <vt:i4>8323124</vt:i4>
      </vt:variant>
      <vt:variant>
        <vt:i4>93</vt:i4>
      </vt:variant>
      <vt:variant>
        <vt:i4>0</vt:i4>
      </vt:variant>
      <vt:variant>
        <vt:i4>5</vt:i4>
      </vt:variant>
      <vt:variant>
        <vt:lpwstr>https://gardening.cals.cornell.edu/lessons/curricula/the-three-sisters-exploring-an-iroquois-garden/how-to-plant-the-three-sisters/</vt:lpwstr>
      </vt:variant>
      <vt:variant>
        <vt:lpwstr/>
      </vt:variant>
      <vt:variant>
        <vt:i4>5046288</vt:i4>
      </vt:variant>
      <vt:variant>
        <vt:i4>90</vt:i4>
      </vt:variant>
      <vt:variant>
        <vt:i4>0</vt:i4>
      </vt:variant>
      <vt:variant>
        <vt:i4>5</vt:i4>
      </vt:variant>
      <vt:variant>
        <vt:lpwstr>https://morningchores.com/alkaline-soil/</vt:lpwstr>
      </vt:variant>
      <vt:variant>
        <vt:lpwstr/>
      </vt:variant>
      <vt:variant>
        <vt:i4>3866724</vt:i4>
      </vt:variant>
      <vt:variant>
        <vt:i4>87</vt:i4>
      </vt:variant>
      <vt:variant>
        <vt:i4>0</vt:i4>
      </vt:variant>
      <vt:variant>
        <vt:i4>5</vt:i4>
      </vt:variant>
      <vt:variant>
        <vt:lpwstr>https://www.gardendesign.com/how-to/squirrels.html</vt:lpwstr>
      </vt:variant>
      <vt:variant>
        <vt:lpwstr/>
      </vt:variant>
      <vt:variant>
        <vt:i4>655462</vt:i4>
      </vt:variant>
      <vt:variant>
        <vt:i4>84</vt:i4>
      </vt:variant>
      <vt:variant>
        <vt:i4>0</vt:i4>
      </vt:variant>
      <vt:variant>
        <vt:i4>5</vt:i4>
      </vt:variant>
      <vt:variant>
        <vt:lpwstr>https://www.cabi.org/wp-content/uploads/List_of-fulltext-material-from-conferences-miscellaneous-items-by-subject-October-2021.xlsx.</vt:lpwstr>
      </vt:variant>
      <vt:variant>
        <vt:lpwstr/>
      </vt:variant>
      <vt:variant>
        <vt:i4>7667771</vt:i4>
      </vt:variant>
      <vt:variant>
        <vt:i4>81</vt:i4>
      </vt:variant>
      <vt:variant>
        <vt:i4>0</vt:i4>
      </vt:variant>
      <vt:variant>
        <vt:i4>5</vt:i4>
      </vt:variant>
      <vt:variant>
        <vt:lpwstr>https://shop.watsonsgreenhouse.com/blogs/news/columnar-apple-tree-care</vt:lpwstr>
      </vt:variant>
      <vt:variant>
        <vt:lpwstr/>
      </vt:variant>
      <vt:variant>
        <vt:i4>5242951</vt:i4>
      </vt:variant>
      <vt:variant>
        <vt:i4>78</vt:i4>
      </vt:variant>
      <vt:variant>
        <vt:i4>0</vt:i4>
      </vt:variant>
      <vt:variant>
        <vt:i4>5</vt:i4>
      </vt:variant>
      <vt:variant>
        <vt:lpwstr>https://utexas.givepulse.com/group/353-UT-Concho-Community-Garden</vt:lpwstr>
      </vt:variant>
      <vt:variant>
        <vt:lpwstr/>
      </vt:variant>
      <vt:variant>
        <vt:i4>5242910</vt:i4>
      </vt:variant>
      <vt:variant>
        <vt:i4>75</vt:i4>
      </vt:variant>
      <vt:variant>
        <vt:i4>0</vt:i4>
      </vt:variant>
      <vt:variant>
        <vt:i4>5</vt:i4>
      </vt:variant>
      <vt:variant>
        <vt:lpwstr>https://agrilifeextension.tamu.edu/library/gardening/</vt:lpwstr>
      </vt:variant>
      <vt:variant>
        <vt:lpwstr/>
      </vt:variant>
      <vt:variant>
        <vt:i4>5439514</vt:i4>
      </vt:variant>
      <vt:variant>
        <vt:i4>66</vt:i4>
      </vt:variant>
      <vt:variant>
        <vt:i4>0</vt:i4>
      </vt:variant>
      <vt:variant>
        <vt:i4>5</vt:i4>
      </vt:variant>
      <vt:variant>
        <vt:lpwstr>https://extension.usu.edu/aware/articles/gardening-and-mental-health</vt:lpwstr>
      </vt:variant>
      <vt:variant>
        <vt:lpwstr/>
      </vt:variant>
      <vt:variant>
        <vt:i4>3604599</vt:i4>
      </vt:variant>
      <vt:variant>
        <vt:i4>63</vt:i4>
      </vt:variant>
      <vt:variant>
        <vt:i4>0</vt:i4>
      </vt:variant>
      <vt:variant>
        <vt:i4>5</vt:i4>
      </vt:variant>
      <vt:variant>
        <vt:lpwstr>https://www.myallgreen.com/the-different-types-of-fertilizers/</vt:lpwstr>
      </vt:variant>
      <vt:variant>
        <vt:lpwstr/>
      </vt:variant>
      <vt:variant>
        <vt:i4>4915229</vt:i4>
      </vt:variant>
      <vt:variant>
        <vt:i4>60</vt:i4>
      </vt:variant>
      <vt:variant>
        <vt:i4>0</vt:i4>
      </vt:variant>
      <vt:variant>
        <vt:i4>5</vt:i4>
      </vt:variant>
      <vt:variant>
        <vt:lpwstr>https://www.americannativeplants.com/5-ways-to-protect-plants-from-thunderstorms-and-heavy-rain/</vt:lpwstr>
      </vt:variant>
      <vt:variant>
        <vt:lpwstr/>
      </vt:variant>
      <vt:variant>
        <vt:i4>393219</vt:i4>
      </vt:variant>
      <vt:variant>
        <vt:i4>57</vt:i4>
      </vt:variant>
      <vt:variant>
        <vt:i4>0</vt:i4>
      </vt:variant>
      <vt:variant>
        <vt:i4>5</vt:i4>
      </vt:variant>
      <vt:variant>
        <vt:lpwstr>https://hortnews.extension.iastate.edu/1994/4-6-1994/ph.html</vt:lpwstr>
      </vt:variant>
      <vt:variant>
        <vt:lpwstr/>
      </vt:variant>
      <vt:variant>
        <vt:i4>3866636</vt:i4>
      </vt:variant>
      <vt:variant>
        <vt:i4>54</vt:i4>
      </vt:variant>
      <vt:variant>
        <vt:i4>0</vt:i4>
      </vt:variant>
      <vt:variant>
        <vt:i4>5</vt:i4>
      </vt:variant>
      <vt:variant>
        <vt:lpwstr>https://www.theshorthorn.com/housing/properties/double-occupancy-suites/article_8c8ce7e4-8bec-11eb-9e56-ab716aab7efa.html</vt:lpwstr>
      </vt:variant>
      <vt:variant>
        <vt:lpwstr/>
      </vt:variant>
      <vt:variant>
        <vt:i4>1900609</vt:i4>
      </vt:variant>
      <vt:variant>
        <vt:i4>51</vt:i4>
      </vt:variant>
      <vt:variant>
        <vt:i4>0</vt:i4>
      </vt:variant>
      <vt:variant>
        <vt:i4>5</vt:i4>
      </vt:variant>
      <vt:variant>
        <vt:lpwstr>https://greenleafcommunities.org/the-many-benefits-of-community-gardens/</vt:lpwstr>
      </vt:variant>
      <vt:variant>
        <vt:lpwstr/>
      </vt:variant>
      <vt:variant>
        <vt:i4>6422642</vt:i4>
      </vt:variant>
      <vt:variant>
        <vt:i4>48</vt:i4>
      </vt:variant>
      <vt:variant>
        <vt:i4>0</vt:i4>
      </vt:variant>
      <vt:variant>
        <vt:i4>5</vt:i4>
      </vt:variant>
      <vt:variant>
        <vt:lpwstr>https://homesteadandchill.com/protect-garden-heat-wave/</vt:lpwstr>
      </vt:variant>
      <vt:variant>
        <vt:lpwstr/>
      </vt:variant>
      <vt:variant>
        <vt:i4>3145790</vt:i4>
      </vt:variant>
      <vt:variant>
        <vt:i4>45</vt:i4>
      </vt:variant>
      <vt:variant>
        <vt:i4>0</vt:i4>
      </vt:variant>
      <vt:variant>
        <vt:i4>5</vt:i4>
      </vt:variant>
      <vt:variant>
        <vt:lpwstr>https://www.canr.msu.edu/news/mustard_as_a_cover_crop</vt:lpwstr>
      </vt:variant>
      <vt:variant>
        <vt:lpwstr/>
      </vt:variant>
      <vt:variant>
        <vt:i4>6750324</vt:i4>
      </vt:variant>
      <vt:variant>
        <vt:i4>42</vt:i4>
      </vt:variant>
      <vt:variant>
        <vt:i4>0</vt:i4>
      </vt:variant>
      <vt:variant>
        <vt:i4>5</vt:i4>
      </vt:variant>
      <vt:variant>
        <vt:lpwstr>https://aggie-horticulture.tamu.edu/smallacreage/crops-guides/</vt:lpwstr>
      </vt:variant>
      <vt:variant>
        <vt:lpwstr/>
      </vt:variant>
      <vt:variant>
        <vt:i4>3604543</vt:i4>
      </vt:variant>
      <vt:variant>
        <vt:i4>39</vt:i4>
      </vt:variant>
      <vt:variant>
        <vt:i4>0</vt:i4>
      </vt:variant>
      <vt:variant>
        <vt:i4>5</vt:i4>
      </vt:variant>
      <vt:variant>
        <vt:lpwstr>https://www.dispatch.com/story/lifestyle/2021/09/19/blue-mistflower-fall-blooming-perennial-offers-color-year-round/8310319002/</vt:lpwstr>
      </vt:variant>
      <vt:variant>
        <vt:lpwstr/>
      </vt:variant>
      <vt:variant>
        <vt:i4>2162800</vt:i4>
      </vt:variant>
      <vt:variant>
        <vt:i4>36</vt:i4>
      </vt:variant>
      <vt:variant>
        <vt:i4>0</vt:i4>
      </vt:variant>
      <vt:variant>
        <vt:i4>5</vt:i4>
      </vt:variant>
      <vt:variant>
        <vt:lpwstr>https://www.txmn.org/elmfork/enticing-north-texas-butterflies/</vt:lpwstr>
      </vt:variant>
      <vt:variant>
        <vt:lpwstr/>
      </vt:variant>
      <vt:variant>
        <vt:i4>1048648</vt:i4>
      </vt:variant>
      <vt:variant>
        <vt:i4>33</vt:i4>
      </vt:variant>
      <vt:variant>
        <vt:i4>0</vt:i4>
      </vt:variant>
      <vt:variant>
        <vt:i4>5</vt:i4>
      </vt:variant>
      <vt:variant>
        <vt:lpwstr>https://www.uta.edu/collegeparkdistrict/parking/index.php</vt:lpwstr>
      </vt:variant>
      <vt:variant>
        <vt:lpwstr/>
      </vt:variant>
      <vt:variant>
        <vt:i4>5767183</vt:i4>
      </vt:variant>
      <vt:variant>
        <vt:i4>30</vt:i4>
      </vt:variant>
      <vt:variant>
        <vt:i4>0</vt:i4>
      </vt:variant>
      <vt:variant>
        <vt:i4>5</vt:i4>
      </vt:variant>
      <vt:variant>
        <vt:lpwstr>https://www.clientearth.org/latest/latest-updates/stories/what-is-a-carbon-sink/</vt:lpwstr>
      </vt:variant>
      <vt:variant>
        <vt:lpwstr/>
      </vt:variant>
      <vt:variant>
        <vt:i4>4653146</vt:i4>
      </vt:variant>
      <vt:variant>
        <vt:i4>27</vt:i4>
      </vt:variant>
      <vt:variant>
        <vt:i4>0</vt:i4>
      </vt:variant>
      <vt:variant>
        <vt:i4>5</vt:i4>
      </vt:variant>
      <vt:variant>
        <vt:lpwstr>https://earthobservatory.nasa.gov/features/CarbonCycle/page5.php</vt:lpwstr>
      </vt:variant>
      <vt:variant>
        <vt:lpwstr/>
      </vt:variant>
      <vt:variant>
        <vt:i4>4390932</vt:i4>
      </vt:variant>
      <vt:variant>
        <vt:i4>24</vt:i4>
      </vt:variant>
      <vt:variant>
        <vt:i4>0</vt:i4>
      </vt:variant>
      <vt:variant>
        <vt:i4>5</vt:i4>
      </vt:variant>
      <vt:variant>
        <vt:lpwstr>https://www.txdg.org/butterfly-garden</vt:lpwstr>
      </vt:variant>
      <vt:variant>
        <vt:lpwstr/>
      </vt:variant>
      <vt:variant>
        <vt:i4>1507401</vt:i4>
      </vt:variant>
      <vt:variant>
        <vt:i4>21</vt:i4>
      </vt:variant>
      <vt:variant>
        <vt:i4>0</vt:i4>
      </vt:variant>
      <vt:variant>
        <vt:i4>5</vt:i4>
      </vt:variant>
      <vt:variant>
        <vt:lpwstr>https://www.nababutterfly.com/butterfly-garden-certification-program/</vt:lpwstr>
      </vt:variant>
      <vt:variant>
        <vt:lpwstr/>
      </vt:variant>
      <vt:variant>
        <vt:i4>2162724</vt:i4>
      </vt:variant>
      <vt:variant>
        <vt:i4>18</vt:i4>
      </vt:variant>
      <vt:variant>
        <vt:i4>0</vt:i4>
      </vt:variant>
      <vt:variant>
        <vt:i4>5</vt:i4>
      </vt:variant>
      <vt:variant>
        <vt:lpwstr>http://www.jppestservices.com/blog/the-benefits-of-bees-to-your-garden-when-well-controlled</vt:lpwstr>
      </vt:variant>
      <vt:variant>
        <vt:lpwstr/>
      </vt:variant>
      <vt:variant>
        <vt:i4>131153</vt:i4>
      </vt:variant>
      <vt:variant>
        <vt:i4>15</vt:i4>
      </vt:variant>
      <vt:variant>
        <vt:i4>0</vt:i4>
      </vt:variant>
      <vt:variant>
        <vt:i4>5</vt:i4>
      </vt:variant>
      <vt:variant>
        <vt:lpwstr>https://intermountainbiota.org/portal/taxa/index.php?taxon=3789&amp;clid=4230</vt:lpwstr>
      </vt:variant>
      <vt:variant>
        <vt:lpwstr/>
      </vt:variant>
      <vt:variant>
        <vt:i4>5439563</vt:i4>
      </vt:variant>
      <vt:variant>
        <vt:i4>12</vt:i4>
      </vt:variant>
      <vt:variant>
        <vt:i4>0</vt:i4>
      </vt:variant>
      <vt:variant>
        <vt:i4>5</vt:i4>
      </vt:variant>
      <vt:variant>
        <vt:lpwstr>https://www.gardengoodsdirect.com/blogs/news/ultimate-guide-to-seasonal-gardening</vt:lpwstr>
      </vt:variant>
      <vt:variant>
        <vt:lpwstr/>
      </vt:variant>
      <vt:variant>
        <vt:i4>7667771</vt:i4>
      </vt:variant>
      <vt:variant>
        <vt:i4>9</vt:i4>
      </vt:variant>
      <vt:variant>
        <vt:i4>0</vt:i4>
      </vt:variant>
      <vt:variant>
        <vt:i4>5</vt:i4>
      </vt:variant>
      <vt:variant>
        <vt:lpwstr>https://shop.watsonsgreenhouse.com/blogs/news/columnar-apple-tree-care</vt:lpwstr>
      </vt:variant>
      <vt:variant>
        <vt:lpwstr/>
      </vt:variant>
      <vt:variant>
        <vt:i4>720902</vt:i4>
      </vt:variant>
      <vt:variant>
        <vt:i4>6</vt:i4>
      </vt:variant>
      <vt:variant>
        <vt:i4>0</vt:i4>
      </vt:variant>
      <vt:variant>
        <vt:i4>5</vt:i4>
      </vt:variant>
      <vt:variant>
        <vt:lpwstr>https://www.lovingly.com/featured-content/flower-meanings/violet/</vt:lpwstr>
      </vt:variant>
      <vt:variant>
        <vt:lpwstr/>
      </vt:variant>
      <vt:variant>
        <vt:i4>3604543</vt:i4>
      </vt:variant>
      <vt:variant>
        <vt:i4>3</vt:i4>
      </vt:variant>
      <vt:variant>
        <vt:i4>0</vt:i4>
      </vt:variant>
      <vt:variant>
        <vt:i4>5</vt:i4>
      </vt:variant>
      <vt:variant>
        <vt:lpwstr>https://www.dispatch.com/story/lifestyle/2021/09/19/blue-mistflower-fall-blooming-perennial-offers-color-year-round/8310319002/</vt:lpwstr>
      </vt:variant>
      <vt:variant>
        <vt:lpwstr/>
      </vt:variant>
      <vt:variant>
        <vt:i4>131153</vt:i4>
      </vt:variant>
      <vt:variant>
        <vt:i4>0</vt:i4>
      </vt:variant>
      <vt:variant>
        <vt:i4>0</vt:i4>
      </vt:variant>
      <vt:variant>
        <vt:i4>5</vt:i4>
      </vt:variant>
      <vt:variant>
        <vt:lpwstr>https://intermountainbiota.org/portal/taxa/index.php?taxon=3789&amp;clid=4230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Pedraza, Alexis</dc:creator>
  <cp:keywords/>
  <dc:description/>
  <cp:lastModifiedBy>Samide, Bailey Grace</cp:lastModifiedBy>
  <cp:revision>4</cp:revision>
  <dcterms:created xsi:type="dcterms:W3CDTF">2021-12-08T04:32:00Z</dcterms:created>
  <dcterms:modified xsi:type="dcterms:W3CDTF">2021-12-08T05:39:00Z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0x0101005A84978C6CE21447A62FC444729CA35D</vt:lpwstr>
  </property>
</Properties>
</file>